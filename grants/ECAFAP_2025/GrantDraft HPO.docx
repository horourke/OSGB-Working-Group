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0D6C" w14:textId="40AC34BB" w:rsidR="00AB4ED4" w:rsidRPr="00346D2F" w:rsidRDefault="00AB4ED4">
      <w:pPr>
        <w:rPr>
          <w:b/>
          <w:bCs/>
          <w:sz w:val="28"/>
          <w:szCs w:val="28"/>
          <w:lang w:val="en-US"/>
        </w:rPr>
      </w:pPr>
      <w:r w:rsidRPr="00346D2F">
        <w:rPr>
          <w:b/>
          <w:bCs/>
          <w:sz w:val="28"/>
          <w:szCs w:val="28"/>
          <w:lang w:val="en-US"/>
        </w:rPr>
        <w:t>Project summary (1700 char, or ~250 words)</w:t>
      </w:r>
    </w:p>
    <w:p w14:paraId="21269A46" w14:textId="1ACE6C15" w:rsidR="00AB4ED4" w:rsidRDefault="0086586F">
      <w:pPr>
        <w:rPr>
          <w:lang w:val="en-US"/>
        </w:rPr>
      </w:pPr>
      <w:r>
        <w:rPr>
          <w:lang w:val="en-US"/>
        </w:rPr>
        <w:t xml:space="preserve">In psychology, there is a </w:t>
      </w:r>
      <w:r w:rsidR="00C34564">
        <w:rPr>
          <w:lang w:val="en-US"/>
        </w:rPr>
        <w:t>growing interest in</w:t>
      </w:r>
      <w:r>
        <w:rPr>
          <w:lang w:val="en-US"/>
        </w:rPr>
        <w:t xml:space="preserve"> estimat</w:t>
      </w:r>
      <w:r w:rsidR="00C34564">
        <w:rPr>
          <w:lang w:val="en-US"/>
        </w:rPr>
        <w:t>ing</w:t>
      </w:r>
      <w:r>
        <w:rPr>
          <w:lang w:val="en-US"/>
        </w:rPr>
        <w:t xml:space="preserve"> causal networks that model the connections between psychological features and individual behavioral patterns. These networks </w:t>
      </w:r>
      <w:r w:rsidR="00AE7A5C">
        <w:rPr>
          <w:lang w:val="en-US"/>
        </w:rPr>
        <w:t>help gain</w:t>
      </w:r>
      <w:r>
        <w:rPr>
          <w:lang w:val="en-US"/>
        </w:rPr>
        <w:t xml:space="preserve"> a deeper understanding of the</w:t>
      </w:r>
      <w:r w:rsidR="00C34564">
        <w:rPr>
          <w:lang w:val="en-US"/>
        </w:rPr>
        <w:t xml:space="preserve"> </w:t>
      </w:r>
      <w:r w:rsidR="00EB337F">
        <w:rPr>
          <w:lang w:val="en-US"/>
        </w:rPr>
        <w:t xml:space="preserve">links </w:t>
      </w:r>
      <w:r>
        <w:rPr>
          <w:lang w:val="en-US"/>
        </w:rPr>
        <w:t>between different psychological variables (e.g., anxiety, depression) and behavioral patter</w:t>
      </w:r>
      <w:r w:rsidR="00EB337F">
        <w:rPr>
          <w:lang w:val="en-US"/>
        </w:rPr>
        <w:t>n</w:t>
      </w:r>
      <w:r>
        <w:rPr>
          <w:lang w:val="en-US"/>
        </w:rPr>
        <w:t>s (</w:t>
      </w:r>
      <w:ins w:id="0" w:author="Holly O'Rourke" w:date="2025-10-26T10:33:00Z" w16du:dateUtc="2025-10-26T17:33:00Z">
        <w:r w:rsidR="00231C3B">
          <w:rPr>
            <w:lang w:val="en-US"/>
          </w:rPr>
          <w:t xml:space="preserve">e.g., </w:t>
        </w:r>
      </w:ins>
      <w:r>
        <w:rPr>
          <w:lang w:val="en-US"/>
        </w:rPr>
        <w:t xml:space="preserve">sleep quality, </w:t>
      </w:r>
      <w:r w:rsidR="00EB337F">
        <w:rPr>
          <w:lang w:val="en-US"/>
        </w:rPr>
        <w:t>exercise, eating habits, social engagement)</w:t>
      </w:r>
      <w:r>
        <w:rPr>
          <w:lang w:val="en-US"/>
        </w:rPr>
        <w:t>.</w:t>
      </w:r>
      <w:r w:rsidR="00EB337F">
        <w:rPr>
          <w:lang w:val="en-US"/>
        </w:rPr>
        <w:t xml:space="preserve"> </w:t>
      </w:r>
      <w:r w:rsidR="00AE7A5C">
        <w:rPr>
          <w:lang w:val="en-US"/>
        </w:rPr>
        <w:t xml:space="preserve">To measure these relationships, researchers conduct longitudinal studies where </w:t>
      </w:r>
      <w:del w:id="1" w:author="Holly O'Rourke" w:date="2025-10-26T10:34:00Z" w16du:dateUtc="2025-10-26T17:34:00Z">
        <w:r w:rsidR="00AE7A5C" w:rsidDel="00231C3B">
          <w:rPr>
            <w:lang w:val="en-US"/>
          </w:rPr>
          <w:delText xml:space="preserve">all </w:delText>
        </w:r>
      </w:del>
      <w:r w:rsidR="00AE7A5C">
        <w:rPr>
          <w:lang w:val="en-US"/>
        </w:rPr>
        <w:t xml:space="preserve">these variables are measured </w:t>
      </w:r>
      <w:del w:id="2" w:author="Holly O'Rourke" w:date="2025-10-26T10:34:00Z" w16du:dateUtc="2025-10-26T17:34:00Z">
        <w:r w:rsidR="00C34564" w:rsidDel="00231C3B">
          <w:rPr>
            <w:lang w:val="en-US"/>
          </w:rPr>
          <w:delText>daily</w:delText>
        </w:r>
        <w:r w:rsidR="00AE7A5C" w:rsidDel="00231C3B">
          <w:rPr>
            <w:lang w:val="en-US"/>
          </w:rPr>
          <w:delText xml:space="preserve"> </w:delText>
        </w:r>
      </w:del>
      <w:r w:rsidR="00AE7A5C">
        <w:rPr>
          <w:lang w:val="en-US"/>
        </w:rPr>
        <w:t xml:space="preserve">across multiple subjects </w:t>
      </w:r>
      <w:del w:id="3" w:author="Holly O'Rourke" w:date="2025-10-26T10:34:00Z" w16du:dateUtc="2025-10-26T17:34:00Z">
        <w:r w:rsidR="00AE7A5C" w:rsidDel="00231C3B">
          <w:rPr>
            <w:lang w:val="en-US"/>
          </w:rPr>
          <w:delText>for a long period of time</w:delText>
        </w:r>
      </w:del>
      <w:ins w:id="4" w:author="Holly O'Rourke" w:date="2025-10-26T10:34:00Z" w16du:dateUtc="2025-10-26T17:34:00Z">
        <w:r w:rsidR="00231C3B">
          <w:rPr>
            <w:lang w:val="en-US"/>
          </w:rPr>
          <w:t>with many measurement occasions</w:t>
        </w:r>
      </w:ins>
      <w:r w:rsidR="00AE7A5C">
        <w:rPr>
          <w:lang w:val="en-US"/>
        </w:rPr>
        <w:t xml:space="preserve">. To </w:t>
      </w:r>
      <w:del w:id="5" w:author="Holly O'Rourke" w:date="2025-10-26T10:34:00Z" w16du:dateUtc="2025-10-26T17:34:00Z">
        <w:r w:rsidR="00AE7A5C" w:rsidDel="00231C3B">
          <w:rPr>
            <w:lang w:val="en-US"/>
          </w:rPr>
          <w:delText xml:space="preserve">analyze </w:delText>
        </w:r>
      </w:del>
      <w:ins w:id="6" w:author="Holly O'Rourke" w:date="2025-10-26T10:34:00Z" w16du:dateUtc="2025-10-26T17:34:00Z">
        <w:r w:rsidR="00231C3B">
          <w:rPr>
            <w:lang w:val="en-US"/>
          </w:rPr>
          <w:t xml:space="preserve">appropriately model </w:t>
        </w:r>
      </w:ins>
      <w:del w:id="7" w:author="Holly O'Rourke" w:date="2025-10-26T10:35:00Z" w16du:dateUtc="2025-10-26T17:35:00Z">
        <w:r w:rsidR="00AE7A5C" w:rsidDel="00231C3B">
          <w:rPr>
            <w:lang w:val="en-US"/>
          </w:rPr>
          <w:delText xml:space="preserve">this </w:delText>
        </w:r>
      </w:del>
      <w:ins w:id="8" w:author="Holly O'Rourke" w:date="2025-10-26T10:35:00Z" w16du:dateUtc="2025-10-26T17:35:00Z">
        <w:r w:rsidR="00231C3B">
          <w:rPr>
            <w:lang w:val="en-US"/>
          </w:rPr>
          <w:t xml:space="preserve">these </w:t>
        </w:r>
      </w:ins>
      <w:r w:rsidR="00AE7A5C">
        <w:rPr>
          <w:lang w:val="en-US"/>
        </w:rPr>
        <w:t xml:space="preserve">data, </w:t>
      </w:r>
      <w:r w:rsidR="00EB337F">
        <w:rPr>
          <w:lang w:val="en-US"/>
        </w:rPr>
        <w:t>statistical models must recognize that not all individuals are equal: factors like age, socioeconomic status or prior mental health diagnoses may influence how behavioral and psychological variables relate to each other</w:t>
      </w:r>
      <w:r w:rsidR="003B7FB2">
        <w:rPr>
          <w:lang w:val="en-US"/>
        </w:rPr>
        <w:t xml:space="preserve"> over time</w:t>
      </w:r>
      <w:r w:rsidR="00EB337F">
        <w:rPr>
          <w:lang w:val="en-US"/>
        </w:rPr>
        <w:t xml:space="preserve">. In collaboration with </w:t>
      </w:r>
      <w:r w:rsidR="00140D94">
        <w:rPr>
          <w:lang w:val="en-US"/>
        </w:rPr>
        <w:t>scholars</w:t>
      </w:r>
      <w:r w:rsidR="00EB337F">
        <w:rPr>
          <w:lang w:val="en-US"/>
        </w:rPr>
        <w:t xml:space="preserve"> in the department of </w:t>
      </w:r>
      <w:r w:rsidR="00AE7A5C">
        <w:rPr>
          <w:lang w:val="en-US"/>
        </w:rPr>
        <w:t xml:space="preserve">Psychology at UCR, </w:t>
      </w:r>
      <w:del w:id="9" w:author="Holly O'Rourke" w:date="2025-10-26T10:35:00Z" w16du:dateUtc="2025-10-26T17:35:00Z">
        <w:r w:rsidR="00AE7A5C" w:rsidDel="00231C3B">
          <w:rPr>
            <w:lang w:val="en-US"/>
          </w:rPr>
          <w:delText xml:space="preserve">we </w:delText>
        </w:r>
      </w:del>
      <w:ins w:id="10" w:author="Holly O'Rourke" w:date="2025-10-26T10:35:00Z" w16du:dateUtc="2025-10-26T17:35:00Z">
        <w:r w:rsidR="00231C3B">
          <w:rPr>
            <w:lang w:val="en-US"/>
          </w:rPr>
          <w:t xml:space="preserve">I </w:t>
        </w:r>
      </w:ins>
      <w:r w:rsidR="00AE7A5C">
        <w:rPr>
          <w:lang w:val="en-US"/>
        </w:rPr>
        <w:t xml:space="preserve">have developed the </w:t>
      </w:r>
      <w:r w:rsidR="00C34564">
        <w:rPr>
          <w:lang w:val="en-US"/>
        </w:rPr>
        <w:t xml:space="preserve">novel </w:t>
      </w:r>
      <w:r w:rsidR="00AE7A5C">
        <w:rPr>
          <w:lang w:val="en-US"/>
        </w:rPr>
        <w:t>Covariate-Dependent Vector Auto-</w:t>
      </w:r>
      <w:r w:rsidR="00E60D09">
        <w:rPr>
          <w:lang w:val="en-US"/>
        </w:rPr>
        <w:t>R</w:t>
      </w:r>
      <w:r w:rsidR="00AE7A5C">
        <w:rPr>
          <w:lang w:val="en-US"/>
        </w:rPr>
        <w:t xml:space="preserve">egressive model (CD-VAR), </w:t>
      </w:r>
      <w:r w:rsidR="00043D36">
        <w:rPr>
          <w:lang w:val="en-US"/>
        </w:rPr>
        <w:t xml:space="preserve">which </w:t>
      </w:r>
      <w:r w:rsidR="00AE7A5C">
        <w:rPr>
          <w:lang w:val="en-US"/>
        </w:rPr>
        <w:t xml:space="preserve">estimates </w:t>
      </w:r>
      <w:del w:id="11" w:author="Holly O'Rourke" w:date="2025-10-26T10:35:00Z" w16du:dateUtc="2025-10-26T17:35:00Z">
        <w:r w:rsidR="00AE7A5C" w:rsidDel="00231C3B">
          <w:rPr>
            <w:lang w:val="en-US"/>
          </w:rPr>
          <w:delText xml:space="preserve">the </w:delText>
        </w:r>
      </w:del>
      <w:ins w:id="12" w:author="Holly O'Rourke" w:date="2025-10-26T10:35:00Z" w16du:dateUtc="2025-10-26T17:35:00Z">
        <w:r w:rsidR="00231C3B">
          <w:rPr>
            <w:lang w:val="en-US"/>
          </w:rPr>
          <w:t xml:space="preserve">a </w:t>
        </w:r>
      </w:ins>
      <w:r w:rsidR="00AE7A5C">
        <w:rPr>
          <w:lang w:val="en-US"/>
        </w:rPr>
        <w:t xml:space="preserve">common psychological </w:t>
      </w:r>
      <w:r w:rsidR="00043D36">
        <w:rPr>
          <w:lang w:val="en-US"/>
        </w:rPr>
        <w:t>causal network</w:t>
      </w:r>
      <w:r w:rsidR="00AE7A5C">
        <w:rPr>
          <w:lang w:val="en-US"/>
        </w:rPr>
        <w:t xml:space="preserve"> across subjects, and quantifies how individual characteristics may affect the network structure. We have successfully developed </w:t>
      </w:r>
      <w:r w:rsidR="00C34564">
        <w:rPr>
          <w:lang w:val="en-US"/>
        </w:rPr>
        <w:t>the method’s software</w:t>
      </w:r>
      <w:r w:rsidR="00AE7A5C">
        <w:rPr>
          <w:lang w:val="en-US"/>
        </w:rPr>
        <w:t xml:space="preserve"> </w:t>
      </w:r>
      <w:r w:rsidR="00C34564">
        <w:rPr>
          <w:lang w:val="en-US"/>
        </w:rPr>
        <w:t>and</w:t>
      </w:r>
      <w:r w:rsidR="00AE7A5C">
        <w:rPr>
          <w:lang w:val="en-US"/>
        </w:rPr>
        <w:t xml:space="preserve"> have </w:t>
      </w:r>
      <w:r w:rsidR="00C34564">
        <w:rPr>
          <w:lang w:val="en-US"/>
        </w:rPr>
        <w:t>shown</w:t>
      </w:r>
      <w:r w:rsidR="00AE7A5C">
        <w:rPr>
          <w:lang w:val="en-US"/>
        </w:rPr>
        <w:t xml:space="preserve"> its outstanding performance for causal network estimation </w:t>
      </w:r>
      <w:r w:rsidR="00C34564">
        <w:rPr>
          <w:lang w:val="en-US"/>
        </w:rPr>
        <w:t xml:space="preserve">on </w:t>
      </w:r>
      <w:r w:rsidR="00FA2089">
        <w:rPr>
          <w:lang w:val="en-US"/>
        </w:rPr>
        <w:t xml:space="preserve">preliminary </w:t>
      </w:r>
      <w:r w:rsidR="00C34564">
        <w:rPr>
          <w:lang w:val="en-US"/>
        </w:rPr>
        <w:t>simulated data</w:t>
      </w:r>
      <w:r w:rsidR="00AE7A5C">
        <w:rPr>
          <w:lang w:val="en-US"/>
        </w:rPr>
        <w:t xml:space="preserve">. With the support </w:t>
      </w:r>
      <w:r w:rsidR="00C34564">
        <w:rPr>
          <w:lang w:val="en-US"/>
        </w:rPr>
        <w:t>of</w:t>
      </w:r>
      <w:r w:rsidR="00AE7A5C">
        <w:rPr>
          <w:lang w:val="en-US"/>
        </w:rPr>
        <w:t xml:space="preserve"> this grant, we aim to </w:t>
      </w:r>
      <w:r w:rsidR="00FA2089">
        <w:rPr>
          <w:lang w:val="en-US"/>
        </w:rPr>
        <w:t xml:space="preserve">further </w:t>
      </w:r>
      <w:r w:rsidR="00AE7A5C">
        <w:rPr>
          <w:lang w:val="en-US"/>
        </w:rPr>
        <w:t xml:space="preserve">assess </w:t>
      </w:r>
      <w:r w:rsidR="00C34564">
        <w:rPr>
          <w:lang w:val="en-US"/>
        </w:rPr>
        <w:t>our CD-VAR method</w:t>
      </w:r>
      <w:r w:rsidR="00AE7A5C">
        <w:rPr>
          <w:lang w:val="en-US"/>
        </w:rPr>
        <w:t xml:space="preserve"> via intensive </w:t>
      </w:r>
      <w:r w:rsidR="00C34564">
        <w:rPr>
          <w:lang w:val="en-US"/>
        </w:rPr>
        <w:t>computational experiments, to</w:t>
      </w:r>
      <w:r w:rsidR="00FA2089">
        <w:rPr>
          <w:lang w:val="en-US"/>
        </w:rPr>
        <w:t xml:space="preserve"> </w:t>
      </w:r>
      <w:del w:id="13" w:author="Holly O'Rourke" w:date="2025-10-26T10:36:00Z" w16du:dateUtc="2025-10-26T17:36:00Z">
        <w:r w:rsidR="00FA2089" w:rsidDel="00231C3B">
          <w:rPr>
            <w:lang w:val="en-US"/>
          </w:rPr>
          <w:delText>deeply</w:delText>
        </w:r>
        <w:r w:rsidR="00AE7A5C" w:rsidDel="00231C3B">
          <w:rPr>
            <w:lang w:val="en-US"/>
          </w:rPr>
          <w:delText xml:space="preserve"> </w:delText>
        </w:r>
      </w:del>
      <w:r w:rsidR="00FA2089">
        <w:rPr>
          <w:lang w:val="en-US"/>
        </w:rPr>
        <w:t>explore</w:t>
      </w:r>
      <w:r w:rsidR="00AE7A5C">
        <w:rPr>
          <w:lang w:val="en-US"/>
        </w:rPr>
        <w:t xml:space="preserve"> </w:t>
      </w:r>
      <w:r w:rsidR="00C34564">
        <w:rPr>
          <w:lang w:val="en-US"/>
        </w:rPr>
        <w:t>its</w:t>
      </w:r>
      <w:r w:rsidR="00AE7A5C">
        <w:rPr>
          <w:lang w:val="en-US"/>
        </w:rPr>
        <w:t xml:space="preserve"> </w:t>
      </w:r>
      <w:r w:rsidR="00FA2089">
        <w:rPr>
          <w:lang w:val="en-US"/>
        </w:rPr>
        <w:t>performance</w:t>
      </w:r>
      <w:ins w:id="14" w:author="Holly O'Rourke" w:date="2025-10-26T10:36:00Z" w16du:dateUtc="2025-10-26T17:36:00Z">
        <w:r w:rsidR="00231C3B">
          <w:rPr>
            <w:lang w:val="en-US"/>
          </w:rPr>
          <w:t xml:space="preserve"> under varying conditions</w:t>
        </w:r>
      </w:ins>
      <w:r w:rsidR="00FA2089">
        <w:rPr>
          <w:lang w:val="en-US"/>
        </w:rPr>
        <w:t xml:space="preserve">, and </w:t>
      </w:r>
      <w:ins w:id="15" w:author="Holly O'Rourke" w:date="2025-10-26T10:36:00Z" w16du:dateUtc="2025-10-26T17:36:00Z">
        <w:r w:rsidR="00231C3B">
          <w:rPr>
            <w:lang w:val="en-US"/>
          </w:rPr>
          <w:t xml:space="preserve">to </w:t>
        </w:r>
      </w:ins>
      <w:r w:rsidR="00FA2089">
        <w:rPr>
          <w:lang w:val="en-US"/>
        </w:rPr>
        <w:t>compare it</w:t>
      </w:r>
      <w:r w:rsidR="00C34564">
        <w:rPr>
          <w:lang w:val="en-US"/>
        </w:rPr>
        <w:t xml:space="preserve"> to </w:t>
      </w:r>
      <w:r w:rsidR="006842C1">
        <w:rPr>
          <w:lang w:val="en-US"/>
        </w:rPr>
        <w:t>existing</w:t>
      </w:r>
      <w:r w:rsidR="00AE7A5C">
        <w:rPr>
          <w:lang w:val="en-US"/>
        </w:rPr>
        <w:t xml:space="preserve"> metho</w:t>
      </w:r>
      <w:r w:rsidR="00AE7A5C" w:rsidRPr="006842C1">
        <w:rPr>
          <w:lang w:val="en-US"/>
        </w:rPr>
        <w:t>ds</w:t>
      </w:r>
      <w:r w:rsidR="00C34564" w:rsidRPr="006842C1">
        <w:rPr>
          <w:lang w:val="en-US"/>
        </w:rPr>
        <w:t xml:space="preserve">. Furthermore, we </w:t>
      </w:r>
      <w:r w:rsidR="006842C1" w:rsidRPr="006842C1">
        <w:rPr>
          <w:lang w:val="en-US"/>
        </w:rPr>
        <w:t xml:space="preserve">will </w:t>
      </w:r>
      <w:del w:id="16" w:author="Holly O'Rourke" w:date="2025-10-26T10:36:00Z" w16du:dateUtc="2025-10-26T17:36:00Z">
        <w:r w:rsidR="006842C1" w:rsidRPr="006842C1" w:rsidDel="00231C3B">
          <w:rPr>
            <w:lang w:val="en-US"/>
          </w:rPr>
          <w:delText xml:space="preserve">use </w:delText>
        </w:r>
      </w:del>
      <w:ins w:id="17" w:author="Holly O'Rourke" w:date="2025-10-26T10:36:00Z" w16du:dateUtc="2025-10-26T17:36:00Z">
        <w:r w:rsidR="00231C3B">
          <w:rPr>
            <w:lang w:val="en-US"/>
          </w:rPr>
          <w:t>apply</w:t>
        </w:r>
        <w:r w:rsidR="00231C3B" w:rsidRPr="006842C1">
          <w:rPr>
            <w:lang w:val="en-US"/>
          </w:rPr>
          <w:t xml:space="preserve"> </w:t>
        </w:r>
      </w:ins>
      <w:r w:rsidR="006842C1" w:rsidRPr="006842C1">
        <w:rPr>
          <w:lang w:val="en-US"/>
        </w:rPr>
        <w:t>the</w:t>
      </w:r>
      <w:r w:rsidR="00C34564" w:rsidRPr="006842C1">
        <w:rPr>
          <w:lang w:val="en-US"/>
        </w:rPr>
        <w:t xml:space="preserve"> </w:t>
      </w:r>
      <w:r w:rsidR="006842C1" w:rsidRPr="006842C1">
        <w:rPr>
          <w:lang w:val="en-US"/>
        </w:rPr>
        <w:t xml:space="preserve">CD-VAR model </w:t>
      </w:r>
      <w:del w:id="18" w:author="Holly O'Rourke" w:date="2025-10-26T10:36:00Z" w16du:dateUtc="2025-10-26T17:36:00Z">
        <w:r w:rsidR="00C34564" w:rsidRPr="006842C1" w:rsidDel="00231C3B">
          <w:rPr>
            <w:lang w:val="en-US"/>
          </w:rPr>
          <w:delText xml:space="preserve">on </w:delText>
        </w:r>
      </w:del>
      <w:ins w:id="19" w:author="Holly O'Rourke" w:date="2025-10-26T10:36:00Z" w16du:dateUtc="2025-10-26T17:36:00Z">
        <w:r w:rsidR="00231C3B">
          <w:rPr>
            <w:lang w:val="en-US"/>
          </w:rPr>
          <w:t>to data from</w:t>
        </w:r>
        <w:r w:rsidR="00231C3B" w:rsidRPr="006842C1">
          <w:rPr>
            <w:lang w:val="en-US"/>
          </w:rPr>
          <w:t xml:space="preserve"> </w:t>
        </w:r>
      </w:ins>
      <w:r w:rsidR="00E60D09" w:rsidRPr="006842C1">
        <w:rPr>
          <w:lang w:val="en-US"/>
        </w:rPr>
        <w:t xml:space="preserve">the </w:t>
      </w:r>
      <w:r w:rsidR="00E60D09" w:rsidRPr="00C7241A">
        <w:rPr>
          <w:highlight w:val="green"/>
          <w:lang w:val="en-US"/>
        </w:rPr>
        <w:t>XXX</w:t>
      </w:r>
      <w:r w:rsidR="00C34564" w:rsidRPr="006842C1">
        <w:rPr>
          <w:lang w:val="en-US"/>
        </w:rPr>
        <w:t xml:space="preserve"> longitudinal </w:t>
      </w:r>
      <w:r w:rsidR="006842C1" w:rsidRPr="006842C1">
        <w:rPr>
          <w:lang w:val="en-US"/>
        </w:rPr>
        <w:t>study</w:t>
      </w:r>
      <w:r w:rsidR="00C34564" w:rsidRPr="006842C1">
        <w:rPr>
          <w:lang w:val="en-US"/>
        </w:rPr>
        <w:t xml:space="preserve"> to </w:t>
      </w:r>
      <w:r w:rsidR="006842C1" w:rsidRPr="006842C1">
        <w:rPr>
          <w:lang w:val="en-US"/>
        </w:rPr>
        <w:t>test</w:t>
      </w:r>
      <w:r w:rsidR="00C34564" w:rsidRPr="006842C1">
        <w:rPr>
          <w:lang w:val="en-US"/>
        </w:rPr>
        <w:t xml:space="preserve"> the effect that a variety of </w:t>
      </w:r>
      <w:r w:rsidR="006842C1" w:rsidRPr="006842C1">
        <w:rPr>
          <w:lang w:val="en-US"/>
        </w:rPr>
        <w:t xml:space="preserve">demographic and socioeconomic factors </w:t>
      </w:r>
      <w:r w:rsidR="00C34564" w:rsidRPr="006842C1">
        <w:rPr>
          <w:lang w:val="en-US"/>
        </w:rPr>
        <w:t>may have in the</w:t>
      </w:r>
      <w:r w:rsidR="00FA2089" w:rsidRPr="006842C1">
        <w:rPr>
          <w:lang w:val="en-US"/>
        </w:rPr>
        <w:t xml:space="preserve"> psychological and behavioral states of individuals</w:t>
      </w:r>
      <w:r w:rsidR="00C34564" w:rsidRPr="006842C1">
        <w:rPr>
          <w:lang w:val="en-US"/>
        </w:rPr>
        <w:t>.</w:t>
      </w:r>
      <w:r w:rsidR="00C34564">
        <w:rPr>
          <w:lang w:val="en-US"/>
        </w:rPr>
        <w:t xml:space="preserve"> </w:t>
      </w:r>
    </w:p>
    <w:p w14:paraId="501C2120" w14:textId="77777777" w:rsidR="00346D2F" w:rsidRDefault="00346D2F">
      <w:pPr>
        <w:rPr>
          <w:lang w:val="en-US"/>
        </w:rPr>
      </w:pPr>
    </w:p>
    <w:p w14:paraId="50735412" w14:textId="38C593AB" w:rsidR="00AB4ED4" w:rsidRPr="00346D2F" w:rsidRDefault="00AB4ED4">
      <w:pPr>
        <w:rPr>
          <w:b/>
          <w:bCs/>
          <w:sz w:val="28"/>
          <w:szCs w:val="28"/>
          <w:lang w:val="en-US"/>
        </w:rPr>
      </w:pPr>
      <w:r w:rsidRPr="00346D2F">
        <w:rPr>
          <w:b/>
          <w:bCs/>
          <w:sz w:val="28"/>
          <w:szCs w:val="28"/>
          <w:lang w:val="en-US"/>
        </w:rPr>
        <w:t>Project description (7000 char, or ~1000 words)</w:t>
      </w:r>
    </w:p>
    <w:p w14:paraId="3B6D8872" w14:textId="09E7C129" w:rsidR="0063683B" w:rsidRDefault="0063683B">
      <w:pPr>
        <w:rPr>
          <w:lang w:val="en-US"/>
        </w:rPr>
      </w:pPr>
      <w:r>
        <w:rPr>
          <w:lang w:val="en-US"/>
        </w:rPr>
        <w:t>In psychological studies, it is vital to study how a variety of psychological traits and behavioral patterns relate to each other</w:t>
      </w:r>
      <w:r w:rsidR="00944620">
        <w:rPr>
          <w:lang w:val="en-US"/>
        </w:rPr>
        <w:t xml:space="preserve"> over time</w:t>
      </w:r>
      <w:r>
        <w:rPr>
          <w:lang w:val="en-US"/>
        </w:rPr>
        <w:t>.</w:t>
      </w:r>
      <w:r w:rsidR="00140D94">
        <w:rPr>
          <w:lang w:val="en-US"/>
        </w:rPr>
        <w:t xml:space="preserve"> For example, we may want to study the causal connections between a variety of psychological states, e.g., levels of depression, anxiety, etc.</w:t>
      </w:r>
      <w:r w:rsidR="001E2058">
        <w:rPr>
          <w:lang w:val="en-US"/>
        </w:rPr>
        <w:t>,</w:t>
      </w:r>
      <w:r w:rsidR="00140D94">
        <w:rPr>
          <w:lang w:val="en-US"/>
        </w:rPr>
        <w:t xml:space="preserve"> and behavioral patterns such as sleep quality, physical activity, engagement in social behavior, among others. One approach is to model these relationships via a causal network, where nodes represent psychological or behavioral traits, and a link between them corresponds to a directed causal relationship between them. In early studies, the focus has been to estimate the</w:t>
      </w:r>
      <w:r w:rsidR="001E2058">
        <w:rPr>
          <w:lang w:val="en-US"/>
        </w:rPr>
        <w:t>se</w:t>
      </w:r>
      <w:r w:rsidR="00140D94">
        <w:rPr>
          <w:lang w:val="en-US"/>
        </w:rPr>
        <w:t xml:space="preserve"> </w:t>
      </w:r>
      <w:r w:rsidR="001E2058">
        <w:rPr>
          <w:lang w:val="en-US"/>
        </w:rPr>
        <w:t xml:space="preserve">causal </w:t>
      </w:r>
      <w:r w:rsidR="00140D94">
        <w:rPr>
          <w:lang w:val="en-US"/>
        </w:rPr>
        <w:t xml:space="preserve">relationships </w:t>
      </w:r>
      <w:r w:rsidR="001E2058">
        <w:rPr>
          <w:lang w:val="en-US"/>
        </w:rPr>
        <w:t xml:space="preserve">assuming subject homogeneity, i.e., </w:t>
      </w:r>
      <w:r w:rsidR="00140D94">
        <w:rPr>
          <w:lang w:val="en-US"/>
        </w:rPr>
        <w:t xml:space="preserve">aggregating data across subjects in </w:t>
      </w:r>
      <w:r w:rsidR="001E2058">
        <w:rPr>
          <w:lang w:val="en-US"/>
        </w:rPr>
        <w:t>the</w:t>
      </w:r>
      <w:r w:rsidR="00140D94">
        <w:rPr>
          <w:lang w:val="en-US"/>
        </w:rPr>
        <w:t xml:space="preserve"> study </w:t>
      </w:r>
      <w:r w:rsidR="001E2058">
        <w:rPr>
          <w:lang w:val="en-US"/>
        </w:rPr>
        <w:t xml:space="preserve">to explore the common causal structures shared across all individuals </w:t>
      </w:r>
      <w:r w:rsidR="00140D94">
        <w:rPr>
          <w:lang w:val="en-US"/>
        </w:rPr>
        <w:t xml:space="preserve">[citations]. </w:t>
      </w:r>
    </w:p>
    <w:p w14:paraId="50E5EDCF" w14:textId="77777777" w:rsidR="00FA35AA" w:rsidRDefault="00FA35AA" w:rsidP="00FA35AA">
      <w:pPr>
        <w:rPr>
          <w:lang w:val="en-US"/>
        </w:rPr>
      </w:pPr>
    </w:p>
    <w:p w14:paraId="2587B30B" w14:textId="1D9E210A" w:rsidR="00B058B3" w:rsidRPr="00B058B3" w:rsidRDefault="00B058B3">
      <w:pPr>
        <w:rPr>
          <w:i/>
          <w:iCs/>
          <w:lang w:val="en-US"/>
        </w:rPr>
      </w:pPr>
      <w:r w:rsidRPr="00B058B3">
        <w:rPr>
          <w:i/>
          <w:iCs/>
          <w:lang w:val="en-US"/>
        </w:rPr>
        <w:lastRenderedPageBreak/>
        <w:t xml:space="preserve">## Describe the type of data we are interested in </w:t>
      </w:r>
      <w:r w:rsidR="00DF7795" w:rsidRPr="00B058B3">
        <w:rPr>
          <w:i/>
          <w:iCs/>
          <w:lang w:val="en-US"/>
        </w:rPr>
        <w:t>analyzing</w:t>
      </w:r>
      <w:r w:rsidRPr="00B058B3">
        <w:rPr>
          <w:i/>
          <w:iCs/>
          <w:lang w:val="en-US"/>
        </w:rPr>
        <w:t xml:space="preserve"> and the study data we have available. </w:t>
      </w:r>
    </w:p>
    <w:p w14:paraId="7CC4A9AE" w14:textId="0E4E3A8A" w:rsidR="00140D94" w:rsidRDefault="00140D94">
      <w:pPr>
        <w:rPr>
          <w:lang w:val="en-US"/>
        </w:rPr>
      </w:pPr>
      <w:r>
        <w:rPr>
          <w:lang w:val="en-US"/>
        </w:rPr>
        <w:t xml:space="preserve">In recent years, there is a growing recognition that these behavioral and psychological </w:t>
      </w:r>
      <w:r w:rsidR="001E2058">
        <w:rPr>
          <w:lang w:val="en-US"/>
        </w:rPr>
        <w:t>causal</w:t>
      </w:r>
      <w:r w:rsidR="00944620">
        <w:rPr>
          <w:lang w:val="en-US"/>
        </w:rPr>
        <w:t xml:space="preserve"> network</w:t>
      </w:r>
      <w:r w:rsidR="001E2058">
        <w:rPr>
          <w:lang w:val="en-US"/>
        </w:rPr>
        <w:t xml:space="preserve"> relationships</w:t>
      </w:r>
      <w:r>
        <w:rPr>
          <w:lang w:val="en-US"/>
        </w:rPr>
        <w:t xml:space="preserve"> are highly dependent on individual characteristics. This has led to the development of methods that can account for both common traits, as well as quantifying individual features. For </w:t>
      </w:r>
      <w:r w:rsidR="00AE31DB">
        <w:rPr>
          <w:lang w:val="en-US"/>
        </w:rPr>
        <w:t>example,</w:t>
      </w:r>
      <w:r>
        <w:rPr>
          <w:lang w:val="en-US"/>
        </w:rPr>
        <w:t xml:space="preserve"> GIMME […]. More recently, </w:t>
      </w:r>
      <w:r w:rsidR="00AE31DB">
        <w:rPr>
          <w:lang w:val="en-US"/>
        </w:rPr>
        <w:t>multi-VAR</w:t>
      </w:r>
      <w:r>
        <w:rPr>
          <w:lang w:val="en-US"/>
        </w:rPr>
        <w:t xml:space="preserve"> […]. </w:t>
      </w:r>
      <w:r w:rsidR="00944620">
        <w:rPr>
          <w:lang w:val="en-US"/>
        </w:rPr>
        <w:t xml:space="preserve">These have </w:t>
      </w:r>
      <w:r w:rsidR="00DA2BC3">
        <w:rPr>
          <w:lang w:val="en-US"/>
        </w:rPr>
        <w:t>led</w:t>
      </w:r>
      <w:r w:rsidR="00944620">
        <w:rPr>
          <w:lang w:val="en-US"/>
        </w:rPr>
        <w:t xml:space="preserve"> to the development of a variety of extensions and related research</w:t>
      </w:r>
      <w:commentRangeStart w:id="20"/>
      <w:r w:rsidR="00944620">
        <w:rPr>
          <w:lang w:val="en-US"/>
        </w:rPr>
        <w:t xml:space="preserve"> […]</w:t>
      </w:r>
      <w:commentRangeEnd w:id="20"/>
      <w:r w:rsidR="00F37AD2">
        <w:rPr>
          <w:rStyle w:val="CommentReference"/>
        </w:rPr>
        <w:commentReference w:id="20"/>
      </w:r>
    </w:p>
    <w:p w14:paraId="3A50667F" w14:textId="77777777" w:rsidR="00FA35AA" w:rsidRPr="00FA35AA" w:rsidRDefault="00FA35AA" w:rsidP="00FA35AA">
      <w:pPr>
        <w:rPr>
          <w:i/>
          <w:iCs/>
          <w:lang w:val="en-US"/>
        </w:rPr>
      </w:pPr>
      <w:r w:rsidRPr="00FA35AA">
        <w:rPr>
          <w:i/>
          <w:iCs/>
          <w:lang w:val="en-US"/>
        </w:rPr>
        <w:t>## Challenge of estimation/testing in high dimensional TS models</w:t>
      </w:r>
    </w:p>
    <w:p w14:paraId="3978ED6E" w14:textId="692819A4" w:rsidR="00FA35AA" w:rsidRDefault="00FA35AA" w:rsidP="00FA35AA">
      <w:pPr>
        <w:rPr>
          <w:lang w:val="en-US"/>
        </w:rPr>
      </w:pPr>
      <w:r>
        <w:rPr>
          <w:lang w:val="en-US"/>
        </w:rPr>
        <w:t xml:space="preserve">This problem is particularly challenging due to what is known as the “curse of dimensionality.” To explain this, imagine consider the </w:t>
      </w:r>
      <w:r w:rsidRPr="00C7241A">
        <w:rPr>
          <w:highlight w:val="green"/>
          <w:lang w:val="en-US"/>
        </w:rPr>
        <w:t>[XXX]</w:t>
      </w:r>
      <w:r>
        <w:rPr>
          <w:lang w:val="en-US"/>
        </w:rPr>
        <w:t xml:space="preserve"> study with 100 participants, who got assessed in terms of 10 different psychological measures daily over 50 days. Each daily assessment provides an observation, which gives us a dataset with a total of 50 x 100 = 5000 observations. Traditional methods that do not account for cross-subject heterogeneity would only estimate a single network on the 10 features, which requires the estimation and testing of 10 x 10 = 100 parameters. When </w:t>
      </w:r>
      <w:r w:rsidR="00CB192C">
        <w:rPr>
          <w:lang w:val="en-US"/>
        </w:rPr>
        <w:t>allowing</w:t>
      </w:r>
      <w:r>
        <w:rPr>
          <w:lang w:val="en-US"/>
        </w:rPr>
        <w:t xml:space="preserve"> subject heterogeneity, we must estimate a different network for each subject, giving us a total of 10 x 10 x 100 = 10,000 parameters! In this case, the number of parameters of interest far surpasses the number of observations, making basic statistical tasks like hypothesis testing challenging. </w:t>
      </w:r>
      <w:r w:rsidR="00CB192C">
        <w:rPr>
          <w:lang w:val="en-US"/>
        </w:rPr>
        <w:t>While some procedures have been developed for performing hypothesis tests in high-dimensional scenarios [debiasing, knockoffs</w:t>
      </w:r>
      <w:r w:rsidR="006842C1">
        <w:rPr>
          <w:lang w:val="en-US"/>
        </w:rPr>
        <w:t>, time series?</w:t>
      </w:r>
      <w:r w:rsidR="00CB192C">
        <w:rPr>
          <w:lang w:val="en-US"/>
        </w:rPr>
        <w:t xml:space="preserve">], to </w:t>
      </w:r>
      <w:del w:id="21" w:author="Holly O'Rourke" w:date="2025-10-27T09:30:00Z" w16du:dateUtc="2025-10-27T16:30:00Z">
        <w:r w:rsidR="00CB192C" w:rsidDel="00F37AD2">
          <w:rPr>
            <w:lang w:val="en-US"/>
          </w:rPr>
          <w:delText xml:space="preserve">our </w:delText>
        </w:r>
      </w:del>
      <w:ins w:id="22" w:author="Holly O'Rourke" w:date="2025-10-27T09:30:00Z" w16du:dateUtc="2025-10-27T16:30:00Z">
        <w:r w:rsidR="00F37AD2">
          <w:rPr>
            <w:lang w:val="en-US"/>
          </w:rPr>
          <w:t>the</w:t>
        </w:r>
        <w:r w:rsidR="00F37AD2">
          <w:rPr>
            <w:lang w:val="en-US"/>
          </w:rPr>
          <w:t xml:space="preserve"> </w:t>
        </w:r>
      </w:ins>
      <w:r w:rsidR="00CB192C">
        <w:rPr>
          <w:lang w:val="en-US"/>
        </w:rPr>
        <w:t xml:space="preserve">best </w:t>
      </w:r>
      <w:ins w:id="23" w:author="Holly O'Rourke" w:date="2025-10-27T09:30:00Z" w16du:dateUtc="2025-10-27T16:30:00Z">
        <w:r w:rsidR="00F37AD2">
          <w:rPr>
            <w:lang w:val="en-US"/>
          </w:rPr>
          <w:t xml:space="preserve">of our </w:t>
        </w:r>
      </w:ins>
      <w:r w:rsidR="00CB192C">
        <w:rPr>
          <w:lang w:val="en-US"/>
        </w:rPr>
        <w:t>knowledge, the development of such tests for</w:t>
      </w:r>
      <w:r w:rsidR="006842C1">
        <w:rPr>
          <w:lang w:val="en-US"/>
        </w:rPr>
        <w:t xml:space="preserve"> causal networks estimated via longitudinal studies with multiple subjects</w:t>
      </w:r>
      <w:r w:rsidR="00CB192C">
        <w:rPr>
          <w:lang w:val="en-US"/>
        </w:rPr>
        <w:t xml:space="preserve"> remains unexplored.</w:t>
      </w:r>
    </w:p>
    <w:p w14:paraId="21043ACC" w14:textId="5331DE87" w:rsidR="00FA35AA" w:rsidRPr="00FA35AA" w:rsidRDefault="00FA35AA">
      <w:pPr>
        <w:rPr>
          <w:i/>
          <w:iCs/>
          <w:lang w:val="en-US"/>
        </w:rPr>
      </w:pPr>
      <w:r w:rsidRPr="00FA35AA">
        <w:rPr>
          <w:i/>
          <w:iCs/>
          <w:lang w:val="en-US"/>
        </w:rPr>
        <w:t>## What is the aim of our project?</w:t>
      </w:r>
    </w:p>
    <w:p w14:paraId="1AD08232" w14:textId="0AAB8673" w:rsidR="00944620" w:rsidRDefault="00944620">
      <w:pPr>
        <w:rPr>
          <w:lang w:val="en-US"/>
        </w:rPr>
      </w:pPr>
      <w:r>
        <w:rPr>
          <w:lang w:val="en-US"/>
        </w:rPr>
        <w:t>While methods like GIMME and Multi-VAR allow for cross-subject heterogeneity, they stop their efforts</w:t>
      </w:r>
      <w:r w:rsidR="00E52312">
        <w:rPr>
          <w:lang w:val="en-US"/>
        </w:rPr>
        <w:t xml:space="preserve"> at</w:t>
      </w:r>
      <w:r w:rsidR="00FA35AA">
        <w:rPr>
          <w:lang w:val="en-US"/>
        </w:rPr>
        <w:t xml:space="preserve"> estimati</w:t>
      </w:r>
      <w:r w:rsidR="00E52312">
        <w:rPr>
          <w:lang w:val="en-US"/>
        </w:rPr>
        <w:t>ng</w:t>
      </w:r>
      <w:r w:rsidR="00FA35AA">
        <w:rPr>
          <w:lang w:val="en-US"/>
        </w:rPr>
        <w:t xml:space="preserve"> </w:t>
      </w:r>
      <w:r w:rsidR="00E52312">
        <w:rPr>
          <w:lang w:val="en-US"/>
        </w:rPr>
        <w:t>the</w:t>
      </w:r>
      <w:r w:rsidR="00FA35AA">
        <w:rPr>
          <w:lang w:val="en-US"/>
        </w:rPr>
        <w:t xml:space="preserve"> heterogeneous parameters</w:t>
      </w:r>
      <w:r>
        <w:rPr>
          <w:lang w:val="en-US"/>
        </w:rPr>
        <w:t xml:space="preserve">. </w:t>
      </w:r>
      <w:r w:rsidR="00FA35AA">
        <w:rPr>
          <w:lang w:val="en-US"/>
        </w:rPr>
        <w:t xml:space="preserve">It remains unexplored (a) whether this subject heterogeneity can be explained by underlying factors, and (b) whether the differences across the subjects are statistically </w:t>
      </w:r>
      <w:r w:rsidR="00CB192C">
        <w:rPr>
          <w:lang w:val="en-US"/>
        </w:rPr>
        <w:t>significant or</w:t>
      </w:r>
      <w:r w:rsidR="00FA35AA">
        <w:rPr>
          <w:lang w:val="en-US"/>
        </w:rPr>
        <w:t xml:space="preserve"> just result of noisy estimates. </w:t>
      </w:r>
      <w:r>
        <w:rPr>
          <w:lang w:val="en-US"/>
        </w:rPr>
        <w:t>In this project, I p</w:t>
      </w:r>
      <w:ins w:id="24" w:author="Holly O'Rourke" w:date="2025-10-27T09:30:00Z" w16du:dateUtc="2025-10-27T16:30:00Z">
        <w:r w:rsidR="00F37AD2">
          <w:rPr>
            <w:lang w:val="en-US"/>
          </w:rPr>
          <w:t>rop</w:t>
        </w:r>
      </w:ins>
      <w:r>
        <w:rPr>
          <w:lang w:val="en-US"/>
        </w:rPr>
        <w:t xml:space="preserve">ose the following </w:t>
      </w:r>
      <w:r w:rsidR="00FA35AA">
        <w:rPr>
          <w:lang w:val="en-US"/>
        </w:rPr>
        <w:t xml:space="preserve">two </w:t>
      </w:r>
      <w:r>
        <w:rPr>
          <w:lang w:val="en-US"/>
        </w:rPr>
        <w:t>hypothes</w:t>
      </w:r>
      <w:ins w:id="25" w:author="Holly O'Rourke" w:date="2025-10-27T09:30:00Z" w16du:dateUtc="2025-10-27T16:30:00Z">
        <w:r w:rsidR="00F37AD2">
          <w:rPr>
            <w:lang w:val="en-US"/>
          </w:rPr>
          <w:t>e</w:t>
        </w:r>
      </w:ins>
      <w:del w:id="26" w:author="Holly O'Rourke" w:date="2025-10-27T09:30:00Z" w16du:dateUtc="2025-10-27T16:30:00Z">
        <w:r w:rsidDel="00F37AD2">
          <w:rPr>
            <w:lang w:val="en-US"/>
          </w:rPr>
          <w:delText>i</w:delText>
        </w:r>
      </w:del>
      <w:r>
        <w:rPr>
          <w:lang w:val="en-US"/>
        </w:rPr>
        <w:t xml:space="preserve">s: </w:t>
      </w:r>
      <w:r w:rsidR="00CB192C" w:rsidRPr="00CB192C">
        <w:rPr>
          <w:i/>
          <w:iCs/>
          <w:lang w:val="en-US"/>
        </w:rPr>
        <w:t>(</w:t>
      </w:r>
      <w:proofErr w:type="spellStart"/>
      <w:r w:rsidR="00CB192C" w:rsidRPr="00CB192C">
        <w:rPr>
          <w:i/>
          <w:iCs/>
          <w:lang w:val="en-US"/>
        </w:rPr>
        <w:t>i</w:t>
      </w:r>
      <w:proofErr w:type="spellEnd"/>
      <w:r w:rsidR="00CB192C" w:rsidRPr="00CB192C">
        <w:rPr>
          <w:i/>
          <w:iCs/>
          <w:lang w:val="en-US"/>
        </w:rPr>
        <w:t>)</w:t>
      </w:r>
      <w:r w:rsidR="00CB192C">
        <w:rPr>
          <w:i/>
          <w:iCs/>
          <w:lang w:val="en-US"/>
        </w:rPr>
        <w:t xml:space="preserve"> </w:t>
      </w:r>
      <w:r w:rsidRPr="00FA35AA">
        <w:rPr>
          <w:i/>
          <w:iCs/>
          <w:lang w:val="en-US"/>
        </w:rPr>
        <w:t>the heterogeneity across subjects</w:t>
      </w:r>
      <w:r w:rsidR="009D3D7D" w:rsidRPr="00FA35AA">
        <w:rPr>
          <w:i/>
          <w:iCs/>
          <w:lang w:val="en-US"/>
        </w:rPr>
        <w:t xml:space="preserve"> observed in these causal networks</w:t>
      </w:r>
      <w:r w:rsidRPr="00FA35AA">
        <w:rPr>
          <w:i/>
          <w:iCs/>
          <w:lang w:val="en-US"/>
        </w:rPr>
        <w:t xml:space="preserve"> may be closely related to underlying individual characteristic</w:t>
      </w:r>
      <w:r w:rsidR="009D3D7D" w:rsidRPr="00FA35AA">
        <w:rPr>
          <w:i/>
          <w:iCs/>
          <w:lang w:val="en-US"/>
        </w:rPr>
        <w:t>s</w:t>
      </w:r>
      <w:r w:rsidRPr="00FA35AA">
        <w:rPr>
          <w:i/>
          <w:iCs/>
          <w:lang w:val="en-US"/>
        </w:rPr>
        <w:t>: age, gender, any prior mental health diagnosis, socio-economic status, among others</w:t>
      </w:r>
      <w:r w:rsidR="00CB192C">
        <w:rPr>
          <w:i/>
          <w:iCs/>
          <w:lang w:val="en-US"/>
        </w:rPr>
        <w:t>; and (ii)</w:t>
      </w:r>
      <w:r w:rsidRPr="00FA35AA">
        <w:rPr>
          <w:i/>
          <w:iCs/>
          <w:lang w:val="en-US"/>
        </w:rPr>
        <w:t xml:space="preserve"> </w:t>
      </w:r>
      <w:r w:rsidR="00CB192C">
        <w:rPr>
          <w:i/>
          <w:iCs/>
          <w:lang w:val="en-US"/>
        </w:rPr>
        <w:t xml:space="preserve">In order to derive deep insight, it is essential to test whether </w:t>
      </w:r>
      <w:r w:rsidR="00DA2BC3">
        <w:rPr>
          <w:i/>
          <w:iCs/>
          <w:lang w:val="en-US"/>
        </w:rPr>
        <w:t xml:space="preserve">detected </w:t>
      </w:r>
      <w:r w:rsidR="00CB192C">
        <w:rPr>
          <w:i/>
          <w:iCs/>
          <w:lang w:val="en-US"/>
        </w:rPr>
        <w:t>cross-subject heterogeneity</w:t>
      </w:r>
      <w:r w:rsidR="00DA2BC3">
        <w:rPr>
          <w:i/>
          <w:iCs/>
          <w:lang w:val="en-US"/>
        </w:rPr>
        <w:t xml:space="preserve"> is</w:t>
      </w:r>
      <w:r w:rsidR="00CB192C">
        <w:rPr>
          <w:i/>
          <w:iCs/>
          <w:lang w:val="en-US"/>
        </w:rPr>
        <w:t xml:space="preserve"> statistical significance. </w:t>
      </w:r>
      <w:r w:rsidR="00CB192C">
        <w:rPr>
          <w:lang w:val="en-US"/>
        </w:rPr>
        <w:t>Derived from the above two hypotheses, t</w:t>
      </w:r>
      <w:r>
        <w:rPr>
          <w:lang w:val="en-US"/>
        </w:rPr>
        <w:t xml:space="preserve">he </w:t>
      </w:r>
      <w:r w:rsidR="009D3D7D">
        <w:rPr>
          <w:lang w:val="en-US"/>
        </w:rPr>
        <w:t>central</w:t>
      </w:r>
      <w:r>
        <w:rPr>
          <w:lang w:val="en-US"/>
        </w:rPr>
        <w:t xml:space="preserve"> aim of </w:t>
      </w:r>
      <w:r w:rsidR="009D3D7D">
        <w:rPr>
          <w:lang w:val="en-US"/>
        </w:rPr>
        <w:t>my</w:t>
      </w:r>
      <w:r>
        <w:rPr>
          <w:lang w:val="en-US"/>
        </w:rPr>
        <w:t xml:space="preserve"> project is to develop a statistical model that can</w:t>
      </w:r>
      <w:r w:rsidR="009D3D7D">
        <w:rPr>
          <w:lang w:val="en-US"/>
        </w:rPr>
        <w:t xml:space="preserve"> quantify and test the effect that underlying subject characteristics may have on the network of their psychological features over time. </w:t>
      </w:r>
    </w:p>
    <w:p w14:paraId="6CCDA8C6" w14:textId="6D46390B" w:rsidR="009D3D7D" w:rsidRPr="00CB192C" w:rsidRDefault="00CB192C">
      <w:pPr>
        <w:rPr>
          <w:i/>
          <w:iCs/>
          <w:lang w:val="en-US"/>
        </w:rPr>
      </w:pPr>
      <w:r w:rsidRPr="00CB192C">
        <w:rPr>
          <w:i/>
          <w:iCs/>
          <w:lang w:val="en-US"/>
        </w:rPr>
        <w:lastRenderedPageBreak/>
        <w:t>## Current developments.</w:t>
      </w:r>
    </w:p>
    <w:p w14:paraId="22D04969" w14:textId="6D741E25" w:rsidR="00140D94" w:rsidRDefault="00CB192C" w:rsidP="00CB192C">
      <w:pPr>
        <w:rPr>
          <w:lang w:val="en-US"/>
        </w:rPr>
      </w:pPr>
      <w:r>
        <w:rPr>
          <w:lang w:val="en-US"/>
        </w:rPr>
        <w:t xml:space="preserve">In collaboration with scholars from the department of psychology at UCR, I have developed the Covariate-Dependent Vector Auto-Regressive model (CD-VAR), which is designed to (1) estimate the common causal networks across subjects and (2) determine the effect that external features may have on these causal networks. </w:t>
      </w:r>
      <w:del w:id="27" w:author="Holly O'Rourke" w:date="2025-10-27T09:31:00Z" w16du:dateUtc="2025-10-27T16:31:00Z">
        <w:r w:rsidDel="00F37AD2">
          <w:rPr>
            <w:lang w:val="en-US"/>
          </w:rPr>
          <w:delText>T</w:delText>
        </w:r>
        <w:r w:rsidR="00D77E20" w:rsidDel="00F37AD2">
          <w:rPr>
            <w:lang w:val="en-US"/>
          </w:rPr>
          <w:delText xml:space="preserve">o our best knowledge, </w:delText>
        </w:r>
        <w:r w:rsidDel="00F37AD2">
          <w:rPr>
            <w:lang w:val="en-US"/>
          </w:rPr>
          <w:delText>this is the first</w:delText>
        </w:r>
      </w:del>
      <w:ins w:id="28" w:author="Holly O'Rourke" w:date="2025-10-27T09:31:00Z" w16du:dateUtc="2025-10-27T16:31:00Z">
        <w:r w:rsidR="00F37AD2">
          <w:rPr>
            <w:lang w:val="en-US"/>
          </w:rPr>
          <w:t>This is a novel</w:t>
        </w:r>
      </w:ins>
      <w:r>
        <w:rPr>
          <w:lang w:val="en-US"/>
        </w:rPr>
        <w:t xml:space="preserve"> method that </w:t>
      </w:r>
      <w:r w:rsidR="00D77E20">
        <w:rPr>
          <w:lang w:val="en-US"/>
        </w:rPr>
        <w:t>can provide explanations for the origin of this cross-</w:t>
      </w:r>
      <w:r>
        <w:rPr>
          <w:lang w:val="en-US"/>
        </w:rPr>
        <w:t>subject</w:t>
      </w:r>
      <w:r w:rsidR="00D77E20">
        <w:rPr>
          <w:lang w:val="en-US"/>
        </w:rPr>
        <w:t xml:space="preserve"> varia</w:t>
      </w:r>
      <w:r>
        <w:rPr>
          <w:lang w:val="en-US"/>
        </w:rPr>
        <w:t>bility in the causal network of multi-subject longitudinal studies. I have successfully developed software for performing the estimation of these network models and have verified its desirable performance on preliminary simulated data, which was designed to mimic realistic data scenarios.</w:t>
      </w:r>
    </w:p>
    <w:p w14:paraId="282633D6" w14:textId="675952A0" w:rsidR="001910F4" w:rsidRPr="001910F4" w:rsidRDefault="001910F4" w:rsidP="00CB192C">
      <w:pPr>
        <w:rPr>
          <w:i/>
          <w:iCs/>
          <w:lang w:val="en-US"/>
        </w:rPr>
      </w:pPr>
      <w:r w:rsidRPr="001910F4">
        <w:rPr>
          <w:i/>
          <w:iCs/>
          <w:lang w:val="en-US"/>
        </w:rPr>
        <w:t>## Future directions</w:t>
      </w:r>
    </w:p>
    <w:p w14:paraId="7877D64D" w14:textId="61C5E035" w:rsidR="00E52312" w:rsidRDefault="00E52312" w:rsidP="00CB192C">
      <w:pPr>
        <w:rPr>
          <w:lang w:val="en-US"/>
        </w:rPr>
      </w:pPr>
      <w:r>
        <w:rPr>
          <w:lang w:val="en-US"/>
        </w:rPr>
        <w:t xml:space="preserve">While the method has currently been developed for the analysis of cross-subject psychological data, this model is flexible and has the potential to derive insights in a wide variety of scenarios. For example, in </w:t>
      </w:r>
      <w:r w:rsidR="005B5514">
        <w:rPr>
          <w:lang w:val="en-US"/>
        </w:rPr>
        <w:t xml:space="preserve">neuroscience, we may be interested in estimating the links among different regions of the brain based on time-varying brain signals across multiple patients. In this context, it is vital to quantify and test the effect that a variety of neurological conditions, </w:t>
      </w:r>
      <w:r w:rsidR="00C7241A">
        <w:rPr>
          <w:lang w:val="en-US"/>
        </w:rPr>
        <w:t>or patients</w:t>
      </w:r>
      <w:r w:rsidR="005B5514">
        <w:rPr>
          <w:lang w:val="en-US"/>
        </w:rPr>
        <w:t>’ individual characteristics, may have on their brain connectivity. In economic data, researchers may be interested in deriving the connections among different economic indicators with the financial health of a country over time, and account for the individual characteristics of each country. These, among other examples, showcase the potential applicability of the CD-VAR model, and the importance of developing shareable software that can be accessed and used by scholars across disciplines.</w:t>
      </w:r>
    </w:p>
    <w:p w14:paraId="04B97B07" w14:textId="77777777" w:rsidR="00D44DA5" w:rsidRDefault="00D44DA5">
      <w:pPr>
        <w:rPr>
          <w:lang w:val="en-US"/>
        </w:rPr>
      </w:pPr>
    </w:p>
    <w:p w14:paraId="5CBFA559" w14:textId="575DA4ED" w:rsidR="00AB4ED4" w:rsidRPr="00346D2F" w:rsidRDefault="00AB4ED4">
      <w:pPr>
        <w:rPr>
          <w:b/>
          <w:bCs/>
          <w:sz w:val="28"/>
          <w:szCs w:val="28"/>
          <w:lang w:val="en-US"/>
        </w:rPr>
      </w:pPr>
      <w:r w:rsidRPr="00346D2F">
        <w:rPr>
          <w:b/>
          <w:bCs/>
          <w:sz w:val="28"/>
          <w:szCs w:val="28"/>
          <w:lang w:val="en-US"/>
        </w:rPr>
        <w:t>Career Significance (3400 char, or ~500 words)</w:t>
      </w:r>
    </w:p>
    <w:p w14:paraId="49ADF169" w14:textId="644C1EE4" w:rsidR="00DA2BC3" w:rsidRDefault="00DA2BC3" w:rsidP="00DA2BC3">
      <w:pPr>
        <w:rPr>
          <w:lang w:val="en-US"/>
        </w:rPr>
      </w:pPr>
      <w:r>
        <w:rPr>
          <w:lang w:val="en-US"/>
        </w:rPr>
        <w:t>With the funding from this early career grant, over the year 2026-2027, the goal is to achieve the following research milestones.</w:t>
      </w:r>
    </w:p>
    <w:p w14:paraId="0CCDCAF4" w14:textId="34FADBFF" w:rsidR="00DA2BC3" w:rsidRPr="00DA2BC3" w:rsidRDefault="00DA2BC3" w:rsidP="00DA2BC3">
      <w:pPr>
        <w:pStyle w:val="ListParagraph"/>
        <w:numPr>
          <w:ilvl w:val="0"/>
          <w:numId w:val="3"/>
        </w:numPr>
        <w:rPr>
          <w:lang w:val="en-US"/>
        </w:rPr>
      </w:pPr>
      <w:r>
        <w:rPr>
          <w:lang w:val="en-US"/>
        </w:rPr>
        <w:t xml:space="preserve">Implement the testing procedures for determining the significance of covariate effects on high-dimensional causal networks. This work will be based on prior testing procedures such as (…) but will require adaptations for the context of heterogeneous longitudinal studies.  This will require an extensive mathematical analysis of the problem of heterogeneous time series. </w:t>
      </w:r>
    </w:p>
    <w:p w14:paraId="31131F8A" w14:textId="17286B07" w:rsidR="00DA2BC3" w:rsidRPr="00192E84" w:rsidRDefault="00DA2BC3" w:rsidP="00DA2BC3">
      <w:pPr>
        <w:pStyle w:val="ListParagraph"/>
        <w:numPr>
          <w:ilvl w:val="0"/>
          <w:numId w:val="3"/>
        </w:numPr>
        <w:rPr>
          <w:lang w:val="en-US"/>
        </w:rPr>
      </w:pPr>
      <w:r>
        <w:rPr>
          <w:lang w:val="en-US"/>
        </w:rPr>
        <w:t xml:space="preserve">Analyze data from psychological longitudinal studies. One already available (talk about Gene’s data). </w:t>
      </w:r>
    </w:p>
    <w:p w14:paraId="340C09C4" w14:textId="77777777" w:rsidR="00DA2BC3" w:rsidRDefault="00DA2BC3" w:rsidP="00DA2BC3">
      <w:pPr>
        <w:pStyle w:val="ListParagraph"/>
        <w:numPr>
          <w:ilvl w:val="0"/>
          <w:numId w:val="3"/>
        </w:numPr>
        <w:rPr>
          <w:lang w:val="en-US"/>
        </w:rPr>
      </w:pPr>
      <w:commentRangeStart w:id="29"/>
      <w:r>
        <w:rPr>
          <w:lang w:val="en-US"/>
        </w:rPr>
        <w:lastRenderedPageBreak/>
        <w:t xml:space="preserve">Develop of an R software package to facilitate sharing the CD-VAR methodology with the wider community. To complement this, I aim to develop a tutorial paper that facilitates the use of our CD-VAR methodology for professionals beyond the statistical profession. </w:t>
      </w:r>
      <w:commentRangeEnd w:id="29"/>
      <w:r w:rsidR="00F37AD2">
        <w:rPr>
          <w:rStyle w:val="CommentReference"/>
        </w:rPr>
        <w:commentReference w:id="29"/>
      </w:r>
    </w:p>
    <w:p w14:paraId="4CDF6132" w14:textId="77777777" w:rsidR="00DA2BC3" w:rsidRDefault="00DA2BC3" w:rsidP="00DA2BC3">
      <w:pPr>
        <w:pStyle w:val="ListParagraph"/>
        <w:numPr>
          <w:ilvl w:val="0"/>
          <w:numId w:val="3"/>
        </w:numPr>
        <w:rPr>
          <w:lang w:val="en-US"/>
        </w:rPr>
      </w:pPr>
      <w:r>
        <w:rPr>
          <w:lang w:val="en-US"/>
        </w:rPr>
        <w:t xml:space="preserve">Complete research visits to scholars interested across disciplines and universities to promote applications of CD-VAR and related methods, to expand the range of applications of the CD-VAR models beyond the psychological context and explore potential extensions of the model tailored to their domain-specific needs. </w:t>
      </w:r>
    </w:p>
    <w:p w14:paraId="47422E1B" w14:textId="7F4A6C31" w:rsidR="001910F4" w:rsidRDefault="00DA2BC3" w:rsidP="00DA2BC3">
      <w:pPr>
        <w:rPr>
          <w:lang w:val="en-US"/>
        </w:rPr>
      </w:pPr>
      <w:r>
        <w:rPr>
          <w:lang w:val="en-US"/>
        </w:rPr>
        <w:t xml:space="preserve">Beyond the project aims, we consider this research grant can represent a </w:t>
      </w:r>
      <w:del w:id="30" w:author="Holly O'Rourke" w:date="2025-10-27T09:33:00Z" w16du:dateUtc="2025-10-27T16:33:00Z">
        <w:r w:rsidDel="00F37AD2">
          <w:rPr>
            <w:lang w:val="en-US"/>
          </w:rPr>
          <w:delText xml:space="preserve">steppingstone </w:delText>
        </w:r>
      </w:del>
      <w:ins w:id="31" w:author="Holly O'Rourke" w:date="2025-10-27T09:33:00Z" w16du:dateUtc="2025-10-27T16:33:00Z">
        <w:r w:rsidR="00F37AD2">
          <w:rPr>
            <w:lang w:val="en-US"/>
          </w:rPr>
          <w:t>building block</w:t>
        </w:r>
        <w:r w:rsidR="00F37AD2">
          <w:rPr>
            <w:lang w:val="en-US"/>
          </w:rPr>
          <w:t xml:space="preserve"> </w:t>
        </w:r>
      </w:ins>
      <w:r>
        <w:rPr>
          <w:lang w:val="en-US"/>
        </w:rPr>
        <w:t xml:space="preserve">for the development of further research on methods for complex time-varying data. Here I provide a summary of the impact of this research </w:t>
      </w:r>
      <w:r w:rsidR="001910F4">
        <w:rPr>
          <w:lang w:val="en-US"/>
        </w:rPr>
        <w:t>on</w:t>
      </w:r>
      <w:r>
        <w:rPr>
          <w:lang w:val="en-US"/>
        </w:rPr>
        <w:t xml:space="preserve"> my early career at UCR.</w:t>
      </w:r>
    </w:p>
    <w:p w14:paraId="41ED78A6" w14:textId="219B54DF" w:rsidR="001910F4" w:rsidRDefault="001910F4" w:rsidP="00DA2BC3">
      <w:pPr>
        <w:pStyle w:val="ListParagraph"/>
        <w:numPr>
          <w:ilvl w:val="0"/>
          <w:numId w:val="3"/>
        </w:numPr>
        <w:rPr>
          <w:lang w:val="en-US"/>
        </w:rPr>
      </w:pPr>
      <w:r>
        <w:rPr>
          <w:lang w:val="en-US"/>
        </w:rPr>
        <w:t xml:space="preserve">The project described above represents a new research direction that I have not previously explored. Furthermore, </w:t>
      </w:r>
      <w:commentRangeStart w:id="32"/>
      <w:r>
        <w:rPr>
          <w:lang w:val="en-US"/>
        </w:rPr>
        <w:t xml:space="preserve">to my best knowledge, no work has </w:t>
      </w:r>
      <w:commentRangeEnd w:id="32"/>
      <w:r w:rsidR="00F37AD2">
        <w:rPr>
          <w:rStyle w:val="CommentReference"/>
        </w:rPr>
        <w:commentReference w:id="32"/>
      </w:r>
      <w:r>
        <w:rPr>
          <w:lang w:val="en-US"/>
        </w:rPr>
        <w:t xml:space="preserve">tackled similar explorations of covariate dependent causal networks in longitudinal data. Establishing a track record in the area will be essential for pursuing extramural funding in the future, which our group is </w:t>
      </w:r>
      <w:r w:rsidR="007A54B9">
        <w:rPr>
          <w:lang w:val="en-US"/>
        </w:rPr>
        <w:t>aiming to pursue</w:t>
      </w:r>
      <w:r>
        <w:rPr>
          <w:lang w:val="en-US"/>
        </w:rPr>
        <w:t xml:space="preserve">. </w:t>
      </w:r>
    </w:p>
    <w:p w14:paraId="28EF7487" w14:textId="2472BCFC" w:rsidR="00DA2BC3" w:rsidRDefault="00DA2BC3" w:rsidP="00DA2BC3">
      <w:pPr>
        <w:pStyle w:val="ListParagraph"/>
        <w:numPr>
          <w:ilvl w:val="0"/>
          <w:numId w:val="3"/>
        </w:numPr>
        <w:rPr>
          <w:lang w:val="en-US"/>
        </w:rPr>
      </w:pPr>
      <w:r>
        <w:rPr>
          <w:lang w:val="en-US"/>
        </w:rPr>
        <w:t>This project stem</w:t>
      </w:r>
      <w:r w:rsidR="001910F4">
        <w:rPr>
          <w:lang w:val="en-US"/>
        </w:rPr>
        <w:t>s</w:t>
      </w:r>
      <w:r>
        <w:rPr>
          <w:lang w:val="en-US"/>
        </w:rPr>
        <w:t xml:space="preserve"> </w:t>
      </w:r>
      <w:r w:rsidR="007A54B9">
        <w:rPr>
          <w:lang w:val="en-US"/>
        </w:rPr>
        <w:t xml:space="preserve">from </w:t>
      </w:r>
      <w:r>
        <w:rPr>
          <w:lang w:val="en-US"/>
        </w:rPr>
        <w:t>dialogue</w:t>
      </w:r>
      <w:r w:rsidR="007A54B9">
        <w:rPr>
          <w:lang w:val="en-US"/>
        </w:rPr>
        <w:t xml:space="preserve"> </w:t>
      </w:r>
      <w:r w:rsidR="001910F4">
        <w:rPr>
          <w:lang w:val="en-US"/>
        </w:rPr>
        <w:t xml:space="preserve">with </w:t>
      </w:r>
      <w:r w:rsidR="007A54B9">
        <w:rPr>
          <w:lang w:val="en-US"/>
        </w:rPr>
        <w:t>interdisciplinary scholars</w:t>
      </w:r>
      <w:r w:rsidR="001910F4">
        <w:rPr>
          <w:lang w:val="en-US"/>
        </w:rPr>
        <w:t xml:space="preserve"> within the UCR campus. I </w:t>
      </w:r>
      <w:r w:rsidR="007A54B9">
        <w:rPr>
          <w:lang w:val="en-US"/>
        </w:rPr>
        <w:t>believe</w:t>
      </w:r>
      <w:r w:rsidR="001910F4">
        <w:rPr>
          <w:lang w:val="en-US"/>
        </w:rPr>
        <w:t xml:space="preserve"> this to be a great opportunity </w:t>
      </w:r>
      <w:r w:rsidR="007A54B9">
        <w:rPr>
          <w:lang w:val="en-US"/>
        </w:rPr>
        <w:t>to broaden my areas of interest</w:t>
      </w:r>
      <w:r w:rsidR="001910F4">
        <w:rPr>
          <w:lang w:val="en-US"/>
        </w:rPr>
        <w:t xml:space="preserve"> and </w:t>
      </w:r>
      <w:del w:id="33" w:author="Holly O'Rourke" w:date="2025-10-27T09:34:00Z" w16du:dateUtc="2025-10-27T16:34:00Z">
        <w:r w:rsidR="001910F4" w:rsidDel="00F37AD2">
          <w:rPr>
            <w:lang w:val="en-US"/>
          </w:rPr>
          <w:delText xml:space="preserve">reinforce a strong </w:delText>
        </w:r>
        <w:r w:rsidR="007A54B9" w:rsidDel="00F37AD2">
          <w:rPr>
            <w:lang w:val="en-US"/>
          </w:rPr>
          <w:delText>sense of</w:delText>
        </w:r>
      </w:del>
      <w:ins w:id="34" w:author="Holly O'Rourke" w:date="2025-10-27T09:34:00Z" w16du:dateUtc="2025-10-27T16:34:00Z">
        <w:r w:rsidR="00F37AD2">
          <w:rPr>
            <w:lang w:val="en-US"/>
          </w:rPr>
          <w:t>to develop highly impactful</w:t>
        </w:r>
      </w:ins>
      <w:r w:rsidR="007A54B9">
        <w:rPr>
          <w:lang w:val="en-US"/>
        </w:rPr>
        <w:t xml:space="preserve"> research</w:t>
      </w:r>
      <w:r w:rsidR="001910F4">
        <w:rPr>
          <w:lang w:val="en-US"/>
        </w:rPr>
        <w:t xml:space="preserve"> </w:t>
      </w:r>
      <w:r w:rsidR="007A54B9">
        <w:rPr>
          <w:lang w:val="en-US"/>
        </w:rPr>
        <w:t>within</w:t>
      </w:r>
      <w:r w:rsidR="001910F4">
        <w:rPr>
          <w:lang w:val="en-US"/>
        </w:rPr>
        <w:t xml:space="preserve"> UCR. </w:t>
      </w:r>
    </w:p>
    <w:p w14:paraId="022A3244" w14:textId="6E2BFC07" w:rsidR="00DA2BC3" w:rsidRDefault="007A54B9" w:rsidP="00DA2BC3">
      <w:pPr>
        <w:pStyle w:val="ListParagraph"/>
        <w:numPr>
          <w:ilvl w:val="0"/>
          <w:numId w:val="3"/>
        </w:numPr>
        <w:rPr>
          <w:lang w:val="en-US"/>
        </w:rPr>
      </w:pPr>
      <w:r>
        <w:rPr>
          <w:lang w:val="en-US"/>
        </w:rPr>
        <w:t xml:space="preserve">The funds </w:t>
      </w:r>
      <w:proofErr w:type="gramStart"/>
      <w:r>
        <w:rPr>
          <w:lang w:val="en-US"/>
        </w:rPr>
        <w:t>of</w:t>
      </w:r>
      <w:proofErr w:type="gramEnd"/>
      <w:r>
        <w:rPr>
          <w:lang w:val="en-US"/>
        </w:rPr>
        <w:t xml:space="preserve"> this grant may contribute to the recruitment of a first Ph.D. student, </w:t>
      </w:r>
    </w:p>
    <w:p w14:paraId="6628E389" w14:textId="7A0F4817" w:rsidR="00DA2BC3" w:rsidRDefault="001910F4" w:rsidP="001910F4">
      <w:pPr>
        <w:pStyle w:val="ListParagraph"/>
        <w:numPr>
          <w:ilvl w:val="0"/>
          <w:numId w:val="3"/>
        </w:numPr>
        <w:rPr>
          <w:lang w:val="en-US"/>
        </w:rPr>
      </w:pPr>
      <w:r>
        <w:rPr>
          <w:lang w:val="en-US"/>
        </w:rPr>
        <w:t xml:space="preserve">The project described in this application provides a wide range of opportunities for publication. We are currently envisioning the publication of an article focused on the robustness of our statistical methodology, a tutorial paper that clarifies how to use our developed CD-VAR, and an article on quantitative psychology, analyzing multi-subject longitudinal data. We consider the support of this grant </w:t>
      </w:r>
      <w:proofErr w:type="gramStart"/>
      <w:r>
        <w:rPr>
          <w:lang w:val="en-US"/>
        </w:rPr>
        <w:t>can be</w:t>
      </w:r>
      <w:proofErr w:type="gramEnd"/>
      <w:r>
        <w:rPr>
          <w:lang w:val="en-US"/>
        </w:rPr>
        <w:t xml:space="preserve"> vital to propel this research and allow for further extensions and refinements. </w:t>
      </w:r>
    </w:p>
    <w:p w14:paraId="1E8D052E" w14:textId="77777777" w:rsidR="00D44DA5" w:rsidRDefault="00D44DA5">
      <w:pPr>
        <w:rPr>
          <w:lang w:val="en-US"/>
        </w:rPr>
      </w:pPr>
    </w:p>
    <w:p w14:paraId="5D65F614" w14:textId="64F177C7" w:rsidR="00AB4ED4" w:rsidRPr="00346D2F" w:rsidRDefault="00AB4ED4">
      <w:pPr>
        <w:rPr>
          <w:b/>
          <w:bCs/>
          <w:sz w:val="28"/>
          <w:szCs w:val="28"/>
          <w:lang w:val="en-US"/>
        </w:rPr>
      </w:pPr>
      <w:r w:rsidRPr="00346D2F">
        <w:rPr>
          <w:b/>
          <w:bCs/>
          <w:sz w:val="28"/>
          <w:szCs w:val="28"/>
          <w:lang w:val="en-US"/>
        </w:rPr>
        <w:t>Budget &amp; Budget Narrative (3400 char, or ~500 words)</w:t>
      </w:r>
    </w:p>
    <w:p w14:paraId="2F970C7B" w14:textId="2664606D" w:rsidR="00621EA1" w:rsidRPr="00621EA1" w:rsidRDefault="00621EA1">
      <w:pPr>
        <w:rPr>
          <w:b/>
          <w:bCs/>
          <w:lang w:val="en-US"/>
        </w:rPr>
      </w:pPr>
      <w:r w:rsidRPr="00621EA1">
        <w:rPr>
          <w:b/>
          <w:bCs/>
          <w:lang w:val="en-US"/>
        </w:rPr>
        <w:t>Senior/Key Personnel - $14,550 USD.</w:t>
      </w:r>
    </w:p>
    <w:p w14:paraId="0D8C3EDC" w14:textId="64C84483" w:rsidR="00AB4ED4" w:rsidRDefault="00621EA1">
      <w:pPr>
        <w:rPr>
          <w:lang w:val="en-US"/>
        </w:rPr>
      </w:pPr>
      <w:r w:rsidRPr="00621EA1">
        <w:rPr>
          <w:u w:val="single"/>
          <w:lang w:val="en-US"/>
        </w:rPr>
        <w:t>Jos</w:t>
      </w:r>
      <w:r w:rsidR="00346D2F">
        <w:rPr>
          <w:u w:val="single"/>
          <w:lang w:val="en-US"/>
        </w:rPr>
        <w:t>e</w:t>
      </w:r>
      <w:r w:rsidRPr="00621EA1">
        <w:rPr>
          <w:u w:val="single"/>
          <w:lang w:val="en-US"/>
        </w:rPr>
        <w:t xml:space="preserve"> S</w:t>
      </w:r>
      <w:r w:rsidR="00346D2F">
        <w:rPr>
          <w:u w:val="single"/>
          <w:lang w:val="en-US"/>
        </w:rPr>
        <w:t>a</w:t>
      </w:r>
      <w:r w:rsidRPr="00621EA1">
        <w:rPr>
          <w:u w:val="single"/>
          <w:lang w:val="en-US"/>
        </w:rPr>
        <w:t>nchez G</w:t>
      </w:r>
      <w:r w:rsidR="00346D2F">
        <w:rPr>
          <w:u w:val="single"/>
          <w:lang w:val="en-US"/>
        </w:rPr>
        <w:t>o</w:t>
      </w:r>
      <w:r w:rsidRPr="00621EA1">
        <w:rPr>
          <w:u w:val="single"/>
          <w:lang w:val="en-US"/>
        </w:rPr>
        <w:t>mez, Ph.D., PI (effort 1 summer month).</w:t>
      </w:r>
      <w:r>
        <w:rPr>
          <w:lang w:val="en-US"/>
        </w:rPr>
        <w:t xml:space="preserve"> </w:t>
      </w:r>
      <w:r w:rsidRPr="00621EA1">
        <w:rPr>
          <w:lang w:val="en-US"/>
        </w:rPr>
        <w:t>Dr. Jose Sanchez Gomez is a Pro</w:t>
      </w:r>
      <w:r>
        <w:rPr>
          <w:lang w:val="en-US"/>
        </w:rPr>
        <w:t xml:space="preserve">fessor of Statistics at the University of California, Riverside. Dr. Sanchez Gomez will oversee the project management across all aims, and the coordination of efforts across collaborators and graduate students. </w:t>
      </w:r>
    </w:p>
    <w:p w14:paraId="4AD9B6D3" w14:textId="4A322BAF" w:rsidR="00621EA1" w:rsidRPr="00621EA1" w:rsidRDefault="00621EA1">
      <w:pPr>
        <w:rPr>
          <w:b/>
          <w:bCs/>
          <w:lang w:val="en-US"/>
        </w:rPr>
      </w:pPr>
      <w:r w:rsidRPr="00621EA1">
        <w:rPr>
          <w:b/>
          <w:bCs/>
          <w:lang w:val="en-US"/>
        </w:rPr>
        <w:lastRenderedPageBreak/>
        <w:t>Other Personnel - $</w:t>
      </w:r>
      <w:r w:rsidR="00346D2F">
        <w:rPr>
          <w:b/>
          <w:bCs/>
          <w:lang w:val="en-US"/>
        </w:rPr>
        <w:t>10</w:t>
      </w:r>
      <w:r w:rsidRPr="00621EA1">
        <w:rPr>
          <w:b/>
          <w:bCs/>
          <w:lang w:val="en-US"/>
        </w:rPr>
        <w:t>,000</w:t>
      </w:r>
      <w:r>
        <w:rPr>
          <w:b/>
          <w:bCs/>
          <w:lang w:val="en-US"/>
        </w:rPr>
        <w:t xml:space="preserve"> USD.</w:t>
      </w:r>
    </w:p>
    <w:p w14:paraId="60CA7BBC" w14:textId="56AD2231" w:rsidR="00621EA1" w:rsidRDefault="00621EA1">
      <w:pPr>
        <w:rPr>
          <w:lang w:val="en-US"/>
        </w:rPr>
      </w:pPr>
      <w:r w:rsidRPr="00621EA1">
        <w:rPr>
          <w:u w:val="single"/>
          <w:lang w:val="en-US"/>
        </w:rPr>
        <w:t>TBN, Graduate Student (</w:t>
      </w:r>
      <w:r w:rsidR="00FF01FB">
        <w:rPr>
          <w:u w:val="single"/>
          <w:lang w:val="en-US"/>
        </w:rPr>
        <w:t xml:space="preserve">effort </w:t>
      </w:r>
      <w:r w:rsidR="00346D2F">
        <w:rPr>
          <w:u w:val="single"/>
          <w:lang w:val="en-US"/>
        </w:rPr>
        <w:t>1 quarter + 1 summer month</w:t>
      </w:r>
      <w:r w:rsidRPr="00621EA1">
        <w:rPr>
          <w:u w:val="single"/>
          <w:lang w:val="en-US"/>
        </w:rPr>
        <w:t>).</w:t>
      </w:r>
      <w:r>
        <w:rPr>
          <w:lang w:val="en-US"/>
        </w:rPr>
        <w:t xml:space="preserve"> This portion of the budget has the aim of covering the salary of a graduate student research assistant, to contribute to the development of the “CD-VAR” software package in R language. </w:t>
      </w:r>
    </w:p>
    <w:p w14:paraId="74E9075F" w14:textId="1A3E53F0" w:rsidR="00DE3918" w:rsidRPr="00DE3918" w:rsidRDefault="00DE3918">
      <w:pPr>
        <w:rPr>
          <w:b/>
          <w:bCs/>
          <w:lang w:val="en-US"/>
        </w:rPr>
      </w:pPr>
      <w:r w:rsidRPr="00DE3918">
        <w:rPr>
          <w:b/>
          <w:bCs/>
          <w:lang w:val="en-US"/>
        </w:rPr>
        <w:t>Computational Resources – $</w:t>
      </w:r>
      <w:r w:rsidR="00FF01FB">
        <w:rPr>
          <w:b/>
          <w:bCs/>
          <w:lang w:val="en-US"/>
        </w:rPr>
        <w:t>45</w:t>
      </w:r>
      <w:r w:rsidRPr="00DE3918">
        <w:rPr>
          <w:b/>
          <w:bCs/>
          <w:lang w:val="en-US"/>
        </w:rPr>
        <w:t>00 USD</w:t>
      </w:r>
    </w:p>
    <w:p w14:paraId="77D3B422" w14:textId="4E249C8A" w:rsidR="004B10C9" w:rsidRPr="004B10C9" w:rsidRDefault="004B10C9">
      <w:pPr>
        <w:rPr>
          <w:lang w:val="en-US"/>
        </w:rPr>
      </w:pPr>
      <w:r>
        <w:rPr>
          <w:u w:val="single"/>
          <w:lang w:val="en-US"/>
        </w:rPr>
        <w:t>Computer Resources for Principal Investigator.</w:t>
      </w:r>
      <w:r w:rsidRPr="00FF01FB">
        <w:rPr>
          <w:lang w:val="en-US"/>
        </w:rPr>
        <w:t xml:space="preserve"> A tot</w:t>
      </w:r>
      <w:r>
        <w:rPr>
          <w:lang w:val="en-US"/>
        </w:rPr>
        <w:t>al of $ 2500 USD will be used to purchase modern computer equipment with high-performance capabilities, which will aid in the development of software by the principal investigator.</w:t>
      </w:r>
    </w:p>
    <w:p w14:paraId="7FD61DF7" w14:textId="7F3A3A18" w:rsidR="00DE3918" w:rsidRDefault="00DE3918">
      <w:pPr>
        <w:rPr>
          <w:lang w:val="en-US"/>
        </w:rPr>
      </w:pPr>
      <w:r w:rsidRPr="00DE3918">
        <w:rPr>
          <w:u w:val="single"/>
          <w:lang w:val="en-US"/>
        </w:rPr>
        <w:t>High Performance Computing Center subscription (12 months).</w:t>
      </w:r>
      <w:r>
        <w:rPr>
          <w:lang w:val="en-US"/>
        </w:rPr>
        <w:t xml:space="preserve"> A total of $1000.00 USD from the budget will be used to cover the cost of subscription to the HPCC cluster computing of Dr. Jose Sanchez Gomez laboratory for the academic year 2026-2027. This will be essential for the processing and analysis of high-throughput time-series data throughout the project. </w:t>
      </w:r>
    </w:p>
    <w:p w14:paraId="3A16430B" w14:textId="217CF3EA" w:rsidR="00DE3918" w:rsidRDefault="00DE3918">
      <w:pPr>
        <w:rPr>
          <w:lang w:val="en-US"/>
        </w:rPr>
      </w:pPr>
      <w:r w:rsidRPr="00DE3918">
        <w:rPr>
          <w:u w:val="single"/>
          <w:lang w:val="en-US"/>
        </w:rPr>
        <w:t>Computer Resources for Graduate Student.</w:t>
      </w:r>
      <w:r>
        <w:rPr>
          <w:lang w:val="en-US"/>
        </w:rPr>
        <w:t xml:space="preserve"> A total of $1000 will be allocated to the purchase of </w:t>
      </w:r>
      <w:r w:rsidR="00FF01FB">
        <w:rPr>
          <w:lang w:val="en-US"/>
        </w:rPr>
        <w:t>computer</w:t>
      </w:r>
      <w:r>
        <w:rPr>
          <w:lang w:val="en-US"/>
        </w:rPr>
        <w:t xml:space="preserve"> equipment </w:t>
      </w:r>
      <w:r w:rsidR="00FF01FB">
        <w:rPr>
          <w:lang w:val="en-US"/>
        </w:rPr>
        <w:t>for the use of a</w:t>
      </w:r>
      <w:r>
        <w:rPr>
          <w:lang w:val="en-US"/>
        </w:rPr>
        <w:t xml:space="preserve"> hired GSR assistant. </w:t>
      </w:r>
      <w:r w:rsidR="00FF01FB">
        <w:rPr>
          <w:lang w:val="en-US"/>
        </w:rPr>
        <w:t>This will facilitate the work of the GSR assistant in the development of the CD-VAR software package in R.</w:t>
      </w:r>
    </w:p>
    <w:p w14:paraId="6A9A7FA3" w14:textId="28B9F18F" w:rsidR="00FF01FB" w:rsidRPr="00FD5CE7" w:rsidRDefault="00FF01FB">
      <w:pPr>
        <w:rPr>
          <w:b/>
          <w:bCs/>
          <w:lang w:val="en-US"/>
        </w:rPr>
      </w:pPr>
      <w:r w:rsidRPr="00FD5CE7">
        <w:rPr>
          <w:b/>
          <w:bCs/>
          <w:lang w:val="en-US"/>
        </w:rPr>
        <w:t>Travel - $</w:t>
      </w:r>
      <w:r w:rsidR="00FD5CE7">
        <w:rPr>
          <w:b/>
          <w:bCs/>
          <w:lang w:val="en-US"/>
        </w:rPr>
        <w:t>2</w:t>
      </w:r>
      <w:r w:rsidRPr="00FD5CE7">
        <w:rPr>
          <w:b/>
          <w:bCs/>
          <w:lang w:val="en-US"/>
        </w:rPr>
        <w:t>000 USD</w:t>
      </w:r>
    </w:p>
    <w:p w14:paraId="67E0BD40" w14:textId="1A091E1B" w:rsidR="00FF01FB" w:rsidRDefault="00FF01FB">
      <w:pPr>
        <w:rPr>
          <w:lang w:val="en-US"/>
        </w:rPr>
      </w:pPr>
      <w:r>
        <w:rPr>
          <w:lang w:val="en-US"/>
        </w:rPr>
        <w:t>A total of $</w:t>
      </w:r>
      <w:r w:rsidR="00FD5CE7">
        <w:rPr>
          <w:lang w:val="en-US"/>
        </w:rPr>
        <w:t>2</w:t>
      </w:r>
      <w:r>
        <w:rPr>
          <w:lang w:val="en-US"/>
        </w:rPr>
        <w:t>000 USD will be allocated to the participation of the PI Sanchez Gomez to conferences and university visits to present results and explore further collaborations with scholars.</w:t>
      </w:r>
    </w:p>
    <w:p w14:paraId="7C114676" w14:textId="72CD3951" w:rsidR="00FD5CE7" w:rsidRDefault="00FD5CE7">
      <w:pPr>
        <w:rPr>
          <w:b/>
          <w:bCs/>
          <w:lang w:val="en-US"/>
        </w:rPr>
      </w:pPr>
      <w:r w:rsidRPr="00FD5CE7">
        <w:rPr>
          <w:b/>
          <w:bCs/>
          <w:lang w:val="en-US"/>
        </w:rPr>
        <w:t xml:space="preserve">Total Direct Costs </w:t>
      </w:r>
      <w:r>
        <w:rPr>
          <w:b/>
          <w:bCs/>
          <w:lang w:val="en-US"/>
        </w:rPr>
        <w:t>–</w:t>
      </w:r>
      <w:r w:rsidRPr="00FD5CE7">
        <w:rPr>
          <w:b/>
          <w:bCs/>
          <w:lang w:val="en-US"/>
        </w:rPr>
        <w:t xml:space="preserve"> </w:t>
      </w:r>
      <w:r>
        <w:rPr>
          <w:b/>
          <w:bCs/>
          <w:lang w:val="en-US"/>
        </w:rPr>
        <w:t>$</w:t>
      </w:r>
      <w:r w:rsidR="00346D2F">
        <w:rPr>
          <w:b/>
          <w:bCs/>
          <w:lang w:val="en-US"/>
        </w:rPr>
        <w:t>3</w:t>
      </w:r>
      <w:r>
        <w:rPr>
          <w:b/>
          <w:bCs/>
          <w:lang w:val="en-US"/>
        </w:rPr>
        <w:t>1</w:t>
      </w:r>
      <w:r w:rsidR="00346D2F">
        <w:rPr>
          <w:b/>
          <w:bCs/>
          <w:lang w:val="en-US"/>
        </w:rPr>
        <w:t>,70</w:t>
      </w:r>
      <w:r>
        <w:rPr>
          <w:b/>
          <w:bCs/>
          <w:lang w:val="en-US"/>
        </w:rPr>
        <w:t>0 USD</w:t>
      </w:r>
    </w:p>
    <w:p w14:paraId="21B15BA7" w14:textId="04D955A7" w:rsidR="00FD5CE7" w:rsidRDefault="00FD5CE7" w:rsidP="00346D2F">
      <w:pPr>
        <w:tabs>
          <w:tab w:val="left" w:pos="2304"/>
        </w:tabs>
        <w:rPr>
          <w:b/>
          <w:bCs/>
          <w:lang w:val="en-US"/>
        </w:rPr>
      </w:pPr>
      <w:r>
        <w:rPr>
          <w:b/>
          <w:bCs/>
          <w:lang w:val="en-US"/>
        </w:rPr>
        <w:t xml:space="preserve">Indirect Costs - </w:t>
      </w:r>
      <w:r w:rsidR="00346D2F">
        <w:rPr>
          <w:b/>
          <w:bCs/>
          <w:lang w:val="en-US"/>
        </w:rPr>
        <w:t>$18,290.90 USD</w:t>
      </w:r>
    </w:p>
    <w:p w14:paraId="71239393" w14:textId="358E520E" w:rsidR="00FD5CE7" w:rsidRPr="00FD5CE7" w:rsidRDefault="00FD5CE7" w:rsidP="00FD5CE7">
      <w:pPr>
        <w:rPr>
          <w:lang w:val="en-US"/>
        </w:rPr>
      </w:pPr>
      <w:r w:rsidRPr="00FD5CE7">
        <w:rPr>
          <w:lang w:val="en-US"/>
        </w:rPr>
        <w:t xml:space="preserve">Indirect costs (a.k.a. Facilities and Administrative costs) were estimated in accordance with UC Riverside’s approved indirect cost rate agreement with the Department of Health and Human Services (DHHS), dated April 9, </w:t>
      </w:r>
      <w:proofErr w:type="gramStart"/>
      <w:r w:rsidRPr="00FD5CE7">
        <w:rPr>
          <w:lang w:val="en-US"/>
        </w:rPr>
        <w:t>2024</w:t>
      </w:r>
      <w:proofErr w:type="gramEnd"/>
      <w:r w:rsidRPr="00FD5CE7">
        <w:rPr>
          <w:lang w:val="en-US"/>
        </w:rPr>
        <w:t xml:space="preserve"> the Federal Cognizant Agency for UC Riverside. Indirect costs are approved with a Modified Total Direct Costs (MTDC) base. The costs of any proposed equipment, capital expenditures, graduate fees and tuition, rental costs of off-site facilities, scholarships, fellowships, participant support costs, and the portion of each subaward </w:t>
      </w:r>
      <w:r w:rsidR="004B10C9" w:rsidRPr="00FD5CE7">
        <w:rPr>
          <w:lang w:val="en-US"/>
        </w:rPr>
        <w:t>more than</w:t>
      </w:r>
      <w:r w:rsidRPr="00FD5CE7">
        <w:rPr>
          <w:lang w:val="en-US"/>
        </w:rPr>
        <w:t xml:space="preserve"> $25,000 are excluded from the MTDC base. The applicable predetermined indirect cost rates and corresponding coverage periods for the proposed on-campus research activities are as follows:</w:t>
      </w:r>
    </w:p>
    <w:p w14:paraId="4C96E2CE" w14:textId="7CE15D4B" w:rsidR="00FD5CE7" w:rsidRPr="00FD5CE7" w:rsidRDefault="00FD5CE7" w:rsidP="00FD5CE7">
      <w:pPr>
        <w:rPr>
          <w:lang w:val="en-US"/>
        </w:rPr>
      </w:pPr>
      <w:r w:rsidRPr="00FD5CE7">
        <w:rPr>
          <w:lang w:val="en-US"/>
        </w:rPr>
        <w:t xml:space="preserve">- July 1, </w:t>
      </w:r>
      <w:proofErr w:type="gramStart"/>
      <w:r w:rsidRPr="00FD5CE7">
        <w:rPr>
          <w:lang w:val="en-US"/>
        </w:rPr>
        <w:t>2024</w:t>
      </w:r>
      <w:proofErr w:type="gramEnd"/>
      <w:r w:rsidRPr="00FD5CE7">
        <w:rPr>
          <w:lang w:val="en-US"/>
        </w:rPr>
        <w:t xml:space="preserve"> through June 30, </w:t>
      </w:r>
      <w:proofErr w:type="gramStart"/>
      <w:r w:rsidRPr="00FD5CE7">
        <w:rPr>
          <w:lang w:val="en-US"/>
        </w:rPr>
        <w:t>2028</w:t>
      </w:r>
      <w:proofErr w:type="gramEnd"/>
      <w:r w:rsidRPr="00FD5CE7">
        <w:rPr>
          <w:lang w:val="en-US"/>
        </w:rPr>
        <w:t xml:space="preserve"> calculated at 57.50% MTDC and provisional thereafter.</w:t>
      </w:r>
    </w:p>
    <w:p w14:paraId="319040E0" w14:textId="710DA643" w:rsidR="00AB4ED4" w:rsidRPr="004B10C9" w:rsidRDefault="00AB4ED4">
      <w:pPr>
        <w:rPr>
          <w:b/>
          <w:bCs/>
          <w:sz w:val="28"/>
          <w:szCs w:val="28"/>
          <w:lang w:val="en-US"/>
        </w:rPr>
      </w:pPr>
      <w:r w:rsidRPr="004B10C9">
        <w:rPr>
          <w:b/>
          <w:bCs/>
          <w:sz w:val="28"/>
          <w:szCs w:val="28"/>
          <w:lang w:val="en-US"/>
        </w:rPr>
        <w:lastRenderedPageBreak/>
        <w:t>Optional: Special funding circumstances (1700 char, or ~250 words)</w:t>
      </w:r>
    </w:p>
    <w:p w14:paraId="2C5B724B" w14:textId="77777777" w:rsidR="00621EA1" w:rsidRDefault="00621EA1">
      <w:pPr>
        <w:rPr>
          <w:lang w:val="en-US"/>
        </w:rPr>
      </w:pPr>
    </w:p>
    <w:p w14:paraId="0EEB6220" w14:textId="77777777" w:rsidR="00AB4ED4" w:rsidRDefault="00AB4ED4">
      <w:pPr>
        <w:rPr>
          <w:lang w:val="en-US"/>
        </w:rPr>
      </w:pPr>
    </w:p>
    <w:p w14:paraId="27B19220" w14:textId="77777777" w:rsidR="00AB4ED4" w:rsidRDefault="00AB4ED4">
      <w:pPr>
        <w:rPr>
          <w:lang w:val="en-US"/>
        </w:rPr>
      </w:pPr>
    </w:p>
    <w:p w14:paraId="641B4A82" w14:textId="77777777" w:rsidR="00AB4ED4" w:rsidRDefault="00AB4ED4">
      <w:pPr>
        <w:rPr>
          <w:lang w:val="en-US"/>
        </w:rPr>
      </w:pPr>
    </w:p>
    <w:p w14:paraId="3B63ABD8" w14:textId="77777777" w:rsidR="00AB4ED4" w:rsidRPr="00AB4ED4" w:rsidRDefault="00AB4ED4">
      <w:pPr>
        <w:rPr>
          <w:lang w:val="en-US"/>
        </w:rPr>
      </w:pPr>
    </w:p>
    <w:sectPr w:rsidR="00AB4ED4" w:rsidRPr="00AB4ED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Holly O'Rourke" w:date="2025-10-27T09:31:00Z" w:initials="HO">
    <w:p w14:paraId="5967DA99" w14:textId="77777777" w:rsidR="00F37AD2" w:rsidRDefault="00F37AD2" w:rsidP="00F37AD2">
      <w:pPr>
        <w:pStyle w:val="CommentText"/>
      </w:pPr>
      <w:r>
        <w:rPr>
          <w:rStyle w:val="CommentReference"/>
        </w:rPr>
        <w:annotationRef/>
      </w:r>
      <w:r>
        <w:t>It might be worth describing here how covariates can relate to high dimensional data (i.e., the research questions that could be answered by multi-VAR vs. CD-VAR)</w:t>
      </w:r>
    </w:p>
  </w:comment>
  <w:comment w:id="29" w:author="Holly O'Rourke" w:date="2025-10-27T09:33:00Z" w:initials="HO">
    <w:p w14:paraId="6A16D050" w14:textId="77777777" w:rsidR="00F37AD2" w:rsidRDefault="00F37AD2" w:rsidP="00F37AD2">
      <w:pPr>
        <w:pStyle w:val="CommentText"/>
      </w:pPr>
      <w:r>
        <w:rPr>
          <w:rStyle w:val="CommentReference"/>
        </w:rPr>
        <w:annotationRef/>
      </w:r>
      <w:r>
        <w:t>You can probably leave this aim out for this smaller grant</w:t>
      </w:r>
    </w:p>
  </w:comment>
  <w:comment w:id="32" w:author="Holly O'Rourke" w:date="2025-10-27T09:33:00Z" w:initials="HO">
    <w:p w14:paraId="65FE0470" w14:textId="77777777" w:rsidR="00F37AD2" w:rsidRDefault="00F37AD2" w:rsidP="00F37AD2">
      <w:pPr>
        <w:pStyle w:val="CommentText"/>
      </w:pPr>
      <w:r>
        <w:rPr>
          <w:rStyle w:val="CommentReference"/>
        </w:rPr>
        <w:annotationRef/>
      </w:r>
      <w:r>
        <w:t>re-word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67DA99" w15:done="0"/>
  <w15:commentEx w15:paraId="6A16D050" w15:done="0"/>
  <w15:commentEx w15:paraId="65FE04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3AA0E2" w16cex:dateUtc="2025-10-27T16:31:00Z"/>
  <w16cex:commentExtensible w16cex:durableId="200FF1F3" w16cex:dateUtc="2025-10-27T16:33:00Z"/>
  <w16cex:commentExtensible w16cex:durableId="6FD3507E" w16cex:dateUtc="2025-10-27T1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67DA99" w16cid:durableId="4A3AA0E2"/>
  <w16cid:commentId w16cid:paraId="6A16D050" w16cid:durableId="200FF1F3"/>
  <w16cid:commentId w16cid:paraId="65FE0470" w16cid:durableId="6FD3507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D4365"/>
    <w:multiLevelType w:val="hybridMultilevel"/>
    <w:tmpl w:val="70B6545A"/>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2CA62898"/>
    <w:multiLevelType w:val="hybridMultilevel"/>
    <w:tmpl w:val="32A6639C"/>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65E97921"/>
    <w:multiLevelType w:val="hybridMultilevel"/>
    <w:tmpl w:val="7778A75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722429AA"/>
    <w:multiLevelType w:val="hybridMultilevel"/>
    <w:tmpl w:val="4B14B4FA"/>
    <w:lvl w:ilvl="0" w:tplc="DDDE2748">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980453676">
    <w:abstractNumId w:val="1"/>
  </w:num>
  <w:num w:numId="2" w16cid:durableId="79915033">
    <w:abstractNumId w:val="2"/>
  </w:num>
  <w:num w:numId="3" w16cid:durableId="770971304">
    <w:abstractNumId w:val="3"/>
  </w:num>
  <w:num w:numId="4" w16cid:durableId="11509054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lly O'Rourke">
    <w15:presenceInfo w15:providerId="AD" w15:userId="S::hollyo@ucr.edu::4c337e03-adef-44e3-897f-23e361a960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ED4"/>
    <w:rsid w:val="00043D36"/>
    <w:rsid w:val="00140D94"/>
    <w:rsid w:val="001910F4"/>
    <w:rsid w:val="00192E84"/>
    <w:rsid w:val="001E2058"/>
    <w:rsid w:val="001F04C4"/>
    <w:rsid w:val="00231C3B"/>
    <w:rsid w:val="002D3D72"/>
    <w:rsid w:val="00346D2F"/>
    <w:rsid w:val="00352457"/>
    <w:rsid w:val="003B7FB2"/>
    <w:rsid w:val="00421616"/>
    <w:rsid w:val="004B10C9"/>
    <w:rsid w:val="005263A1"/>
    <w:rsid w:val="005B5514"/>
    <w:rsid w:val="00621EA1"/>
    <w:rsid w:val="0063683B"/>
    <w:rsid w:val="006842C1"/>
    <w:rsid w:val="006E72DF"/>
    <w:rsid w:val="006F1ED9"/>
    <w:rsid w:val="0071002D"/>
    <w:rsid w:val="007A54B9"/>
    <w:rsid w:val="00844B20"/>
    <w:rsid w:val="0086586F"/>
    <w:rsid w:val="008A7E71"/>
    <w:rsid w:val="008B4552"/>
    <w:rsid w:val="008E45C2"/>
    <w:rsid w:val="00944620"/>
    <w:rsid w:val="009D3D7D"/>
    <w:rsid w:val="00AB4ED4"/>
    <w:rsid w:val="00AE31DB"/>
    <w:rsid w:val="00AE7A5C"/>
    <w:rsid w:val="00B058B3"/>
    <w:rsid w:val="00B66E68"/>
    <w:rsid w:val="00C34564"/>
    <w:rsid w:val="00C5011F"/>
    <w:rsid w:val="00C7241A"/>
    <w:rsid w:val="00CB192C"/>
    <w:rsid w:val="00CB3BAC"/>
    <w:rsid w:val="00D44DA5"/>
    <w:rsid w:val="00D7494B"/>
    <w:rsid w:val="00D77E20"/>
    <w:rsid w:val="00DA2BC3"/>
    <w:rsid w:val="00DE3918"/>
    <w:rsid w:val="00DF7795"/>
    <w:rsid w:val="00E52312"/>
    <w:rsid w:val="00E60D09"/>
    <w:rsid w:val="00EB337F"/>
    <w:rsid w:val="00F37AD2"/>
    <w:rsid w:val="00F74B3B"/>
    <w:rsid w:val="00FA2089"/>
    <w:rsid w:val="00FA35AA"/>
    <w:rsid w:val="00FD5CE7"/>
    <w:rsid w:val="00FF01F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3664"/>
  <w15:chartTrackingRefBased/>
  <w15:docId w15:val="{51811E1F-7ABD-435F-BBFD-DB925BFA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ED4"/>
    <w:rPr>
      <w:rFonts w:eastAsiaTheme="majorEastAsia" w:cstheme="majorBidi"/>
      <w:color w:val="272727" w:themeColor="text1" w:themeTint="D8"/>
    </w:rPr>
  </w:style>
  <w:style w:type="paragraph" w:styleId="Title">
    <w:name w:val="Title"/>
    <w:basedOn w:val="Normal"/>
    <w:next w:val="Normal"/>
    <w:link w:val="TitleChar"/>
    <w:uiPriority w:val="10"/>
    <w:qFormat/>
    <w:rsid w:val="00AB4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ED4"/>
    <w:pPr>
      <w:spacing w:before="160"/>
      <w:jc w:val="center"/>
    </w:pPr>
    <w:rPr>
      <w:i/>
      <w:iCs/>
      <w:color w:val="404040" w:themeColor="text1" w:themeTint="BF"/>
    </w:rPr>
  </w:style>
  <w:style w:type="character" w:customStyle="1" w:styleId="QuoteChar">
    <w:name w:val="Quote Char"/>
    <w:basedOn w:val="DefaultParagraphFont"/>
    <w:link w:val="Quote"/>
    <w:uiPriority w:val="29"/>
    <w:rsid w:val="00AB4ED4"/>
    <w:rPr>
      <w:i/>
      <w:iCs/>
      <w:color w:val="404040" w:themeColor="text1" w:themeTint="BF"/>
    </w:rPr>
  </w:style>
  <w:style w:type="paragraph" w:styleId="ListParagraph">
    <w:name w:val="List Paragraph"/>
    <w:basedOn w:val="Normal"/>
    <w:uiPriority w:val="34"/>
    <w:qFormat/>
    <w:rsid w:val="00AB4ED4"/>
    <w:pPr>
      <w:ind w:left="720"/>
      <w:contextualSpacing/>
    </w:pPr>
  </w:style>
  <w:style w:type="character" w:styleId="IntenseEmphasis">
    <w:name w:val="Intense Emphasis"/>
    <w:basedOn w:val="DefaultParagraphFont"/>
    <w:uiPriority w:val="21"/>
    <w:qFormat/>
    <w:rsid w:val="00AB4ED4"/>
    <w:rPr>
      <w:i/>
      <w:iCs/>
      <w:color w:val="0F4761" w:themeColor="accent1" w:themeShade="BF"/>
    </w:rPr>
  </w:style>
  <w:style w:type="paragraph" w:styleId="IntenseQuote">
    <w:name w:val="Intense Quote"/>
    <w:basedOn w:val="Normal"/>
    <w:next w:val="Normal"/>
    <w:link w:val="IntenseQuoteChar"/>
    <w:uiPriority w:val="30"/>
    <w:qFormat/>
    <w:rsid w:val="00AB4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ED4"/>
    <w:rPr>
      <w:i/>
      <w:iCs/>
      <w:color w:val="0F4761" w:themeColor="accent1" w:themeShade="BF"/>
    </w:rPr>
  </w:style>
  <w:style w:type="character" w:styleId="IntenseReference">
    <w:name w:val="Intense Reference"/>
    <w:basedOn w:val="DefaultParagraphFont"/>
    <w:uiPriority w:val="32"/>
    <w:qFormat/>
    <w:rsid w:val="00AB4ED4"/>
    <w:rPr>
      <w:b/>
      <w:bCs/>
      <w:smallCaps/>
      <w:color w:val="0F4761" w:themeColor="accent1" w:themeShade="BF"/>
      <w:spacing w:val="5"/>
    </w:rPr>
  </w:style>
  <w:style w:type="paragraph" w:styleId="Revision">
    <w:name w:val="Revision"/>
    <w:hidden/>
    <w:uiPriority w:val="99"/>
    <w:semiHidden/>
    <w:rsid w:val="00231C3B"/>
    <w:pPr>
      <w:spacing w:after="0" w:line="240" w:lineRule="auto"/>
    </w:pPr>
  </w:style>
  <w:style w:type="character" w:styleId="CommentReference">
    <w:name w:val="annotation reference"/>
    <w:basedOn w:val="DefaultParagraphFont"/>
    <w:uiPriority w:val="99"/>
    <w:semiHidden/>
    <w:unhideWhenUsed/>
    <w:rsid w:val="00421616"/>
    <w:rPr>
      <w:sz w:val="16"/>
      <w:szCs w:val="16"/>
    </w:rPr>
  </w:style>
  <w:style w:type="paragraph" w:styleId="CommentText">
    <w:name w:val="annotation text"/>
    <w:basedOn w:val="Normal"/>
    <w:link w:val="CommentTextChar"/>
    <w:uiPriority w:val="99"/>
    <w:unhideWhenUsed/>
    <w:rsid w:val="00421616"/>
    <w:pPr>
      <w:spacing w:line="240" w:lineRule="auto"/>
    </w:pPr>
    <w:rPr>
      <w:sz w:val="20"/>
      <w:szCs w:val="20"/>
    </w:rPr>
  </w:style>
  <w:style w:type="character" w:customStyle="1" w:styleId="CommentTextChar">
    <w:name w:val="Comment Text Char"/>
    <w:basedOn w:val="DefaultParagraphFont"/>
    <w:link w:val="CommentText"/>
    <w:uiPriority w:val="99"/>
    <w:rsid w:val="00421616"/>
    <w:rPr>
      <w:sz w:val="20"/>
      <w:szCs w:val="20"/>
    </w:rPr>
  </w:style>
  <w:style w:type="paragraph" w:styleId="CommentSubject">
    <w:name w:val="annotation subject"/>
    <w:basedOn w:val="CommentText"/>
    <w:next w:val="CommentText"/>
    <w:link w:val="CommentSubjectChar"/>
    <w:uiPriority w:val="99"/>
    <w:semiHidden/>
    <w:unhideWhenUsed/>
    <w:rsid w:val="00421616"/>
    <w:rPr>
      <w:b/>
      <w:bCs/>
    </w:rPr>
  </w:style>
  <w:style w:type="character" w:customStyle="1" w:styleId="CommentSubjectChar">
    <w:name w:val="Comment Subject Char"/>
    <w:basedOn w:val="CommentTextChar"/>
    <w:link w:val="CommentSubject"/>
    <w:uiPriority w:val="99"/>
    <w:semiHidden/>
    <w:rsid w:val="004216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1913</Words>
  <Characters>10890</Characters>
  <Application>Microsoft Office Word</Application>
  <DocSecurity>0</DocSecurity>
  <Lines>194</Lines>
  <Paragraphs>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Sanchez Gomez</dc:creator>
  <cp:keywords/>
  <dc:description/>
  <cp:lastModifiedBy>Holly O'Rourke</cp:lastModifiedBy>
  <cp:revision>6</cp:revision>
  <dcterms:created xsi:type="dcterms:W3CDTF">2025-10-26T17:37:00Z</dcterms:created>
  <dcterms:modified xsi:type="dcterms:W3CDTF">2025-10-27T16:35:00Z</dcterms:modified>
</cp:coreProperties>
</file>