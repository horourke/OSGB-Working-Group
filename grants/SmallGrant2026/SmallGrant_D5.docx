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7827" w14:textId="7E33C1F8" w:rsidR="00B933C4" w:rsidRPr="00642B86" w:rsidRDefault="00B933C4" w:rsidP="003F1264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642B86">
        <w:rPr>
          <w:rFonts w:ascii="Arial" w:hAnsi="Arial" w:cs="Arial"/>
          <w:b/>
          <w:bCs/>
          <w:sz w:val="28"/>
          <w:szCs w:val="28"/>
          <w:lang w:val="en-US"/>
        </w:rPr>
        <w:t xml:space="preserve">Testing Significance of Moderator Effects </w:t>
      </w:r>
      <w:r w:rsidR="00DD04FE" w:rsidRPr="00642B86">
        <w:rPr>
          <w:rFonts w:ascii="Arial" w:hAnsi="Arial" w:cs="Arial"/>
          <w:b/>
          <w:bCs/>
          <w:sz w:val="28"/>
          <w:szCs w:val="28"/>
          <w:lang w:val="en-US"/>
        </w:rPr>
        <w:t xml:space="preserve">on </w:t>
      </w:r>
      <w:r w:rsidRPr="00642B86">
        <w:rPr>
          <w:rFonts w:ascii="Arial" w:hAnsi="Arial" w:cs="Arial"/>
          <w:b/>
          <w:bCs/>
          <w:sz w:val="28"/>
          <w:szCs w:val="28"/>
          <w:lang w:val="en-US"/>
        </w:rPr>
        <w:t>Multi</w:t>
      </w:r>
      <w:r w:rsidR="00DD04FE" w:rsidRPr="00642B86">
        <w:rPr>
          <w:rFonts w:ascii="Arial" w:hAnsi="Arial" w:cs="Arial"/>
          <w:b/>
          <w:bCs/>
          <w:sz w:val="28"/>
          <w:szCs w:val="28"/>
          <w:lang w:val="en-US"/>
        </w:rPr>
        <w:t xml:space="preserve">ple </w:t>
      </w:r>
      <w:r w:rsidRPr="00642B86">
        <w:rPr>
          <w:rFonts w:ascii="Arial" w:hAnsi="Arial" w:cs="Arial"/>
          <w:b/>
          <w:bCs/>
          <w:sz w:val="28"/>
          <w:szCs w:val="28"/>
          <w:lang w:val="en-US"/>
        </w:rPr>
        <w:t xml:space="preserve">Subject </w:t>
      </w:r>
      <w:r w:rsidR="00DD04FE" w:rsidRPr="00642B86">
        <w:rPr>
          <w:rFonts w:ascii="Arial" w:hAnsi="Arial" w:cs="Arial"/>
          <w:b/>
          <w:bCs/>
          <w:sz w:val="28"/>
          <w:szCs w:val="28"/>
          <w:lang w:val="en-US"/>
        </w:rPr>
        <w:t xml:space="preserve">Behavior </w:t>
      </w:r>
      <w:r w:rsidRPr="00642B86">
        <w:rPr>
          <w:rFonts w:ascii="Arial" w:hAnsi="Arial" w:cs="Arial"/>
          <w:b/>
          <w:bCs/>
          <w:sz w:val="28"/>
          <w:szCs w:val="28"/>
          <w:lang w:val="en-US"/>
        </w:rPr>
        <w:t>Networks</w:t>
      </w:r>
    </w:p>
    <w:p w14:paraId="18A98B16" w14:textId="3FF52A27" w:rsidR="00E443D4" w:rsidRPr="00642B86" w:rsidRDefault="00E443D4" w:rsidP="003F1264">
      <w:pPr>
        <w:spacing w:line="240" w:lineRule="auto"/>
        <w:jc w:val="both"/>
        <w:rPr>
          <w:rFonts w:ascii="Arial" w:hAnsi="Arial" w:cs="Arial"/>
          <w:lang w:val="en-US"/>
        </w:rPr>
      </w:pPr>
      <w:r w:rsidRPr="00642B86">
        <w:rPr>
          <w:rFonts w:ascii="Arial" w:hAnsi="Arial" w:cs="Arial"/>
          <w:lang w:val="en-US"/>
        </w:rPr>
        <w:t xml:space="preserve">In psychological research, there is a pressing interest </w:t>
      </w:r>
      <w:r w:rsidR="00DD04FE" w:rsidRPr="00642B86">
        <w:rPr>
          <w:rFonts w:ascii="Arial" w:hAnsi="Arial" w:cs="Arial"/>
          <w:lang w:val="en-US"/>
        </w:rPr>
        <w:t>in</w:t>
      </w:r>
      <w:r w:rsidRPr="00642B86">
        <w:rPr>
          <w:rFonts w:ascii="Arial" w:hAnsi="Arial" w:cs="Arial"/>
          <w:lang w:val="en-US"/>
        </w:rPr>
        <w:t xml:space="preserve"> understanding how socioeconomic status, physical health status</w:t>
      </w:r>
      <w:r w:rsidR="007B35F8">
        <w:rPr>
          <w:rFonts w:ascii="Arial" w:hAnsi="Arial" w:cs="Arial"/>
          <w:lang w:val="en-US"/>
        </w:rPr>
        <w:t>,</w:t>
      </w:r>
      <w:r w:rsidRPr="00642B86">
        <w:rPr>
          <w:rFonts w:ascii="Arial" w:hAnsi="Arial" w:cs="Arial"/>
          <w:lang w:val="en-US"/>
        </w:rPr>
        <w:t xml:space="preserve"> and prior mental health diagnoses</w:t>
      </w:r>
      <w:r w:rsidR="00DA6021">
        <w:rPr>
          <w:rFonts w:ascii="Arial" w:hAnsi="Arial" w:cs="Arial"/>
          <w:lang w:val="en-US"/>
        </w:rPr>
        <w:t xml:space="preserve"> </w:t>
      </w:r>
      <w:r w:rsidRPr="00642B86">
        <w:rPr>
          <w:rFonts w:ascii="Arial" w:hAnsi="Arial" w:cs="Arial"/>
          <w:lang w:val="en-US"/>
        </w:rPr>
        <w:t>may influence the emotional and behavioral patterns of individuals</w:t>
      </w:r>
      <w:r w:rsidR="00DD04FE" w:rsidRPr="00642B86">
        <w:rPr>
          <w:rFonts w:ascii="Arial" w:hAnsi="Arial" w:cs="Arial"/>
          <w:lang w:val="en-US"/>
        </w:rPr>
        <w:t xml:space="preserve">. </w:t>
      </w:r>
      <w:r w:rsidR="00A44817">
        <w:rPr>
          <w:rFonts w:ascii="Arial" w:hAnsi="Arial" w:cs="Arial"/>
          <w:lang w:val="en-US"/>
        </w:rPr>
        <w:t>A deeper understanding of these influences</w:t>
      </w:r>
      <w:r w:rsidR="00DD04FE" w:rsidRPr="00642B86">
        <w:rPr>
          <w:rFonts w:ascii="Arial" w:hAnsi="Arial" w:cs="Arial"/>
          <w:lang w:val="en-US"/>
        </w:rPr>
        <w:t xml:space="preserve"> can </w:t>
      </w:r>
      <w:r w:rsidR="00A44817">
        <w:rPr>
          <w:rFonts w:ascii="Arial" w:hAnsi="Arial" w:cs="Arial"/>
          <w:lang w:val="en-US"/>
        </w:rPr>
        <w:t>aid in the development of comprehensive</w:t>
      </w:r>
      <w:r w:rsidR="00DD04FE" w:rsidRPr="00642B86">
        <w:rPr>
          <w:rFonts w:ascii="Arial" w:hAnsi="Arial" w:cs="Arial"/>
          <w:lang w:val="en-US"/>
        </w:rPr>
        <w:t xml:space="preserve"> </w:t>
      </w:r>
      <w:r w:rsidR="00A46F88" w:rsidRPr="00642B86">
        <w:rPr>
          <w:rFonts w:ascii="Arial" w:hAnsi="Arial" w:cs="Arial"/>
          <w:lang w:val="en-US"/>
        </w:rPr>
        <w:t xml:space="preserve">psychological profiles for </w:t>
      </w:r>
      <w:r w:rsidR="00440F22" w:rsidRPr="00642B86">
        <w:rPr>
          <w:rFonts w:ascii="Arial" w:hAnsi="Arial" w:cs="Arial"/>
          <w:lang w:val="en-US"/>
        </w:rPr>
        <w:t>subject</w:t>
      </w:r>
      <w:r w:rsidR="00A46F88" w:rsidRPr="00642B86">
        <w:rPr>
          <w:rFonts w:ascii="Arial" w:hAnsi="Arial" w:cs="Arial"/>
          <w:lang w:val="en-US"/>
        </w:rPr>
        <w:t xml:space="preserve"> assessment</w:t>
      </w:r>
      <w:r w:rsidR="00DD04FE" w:rsidRPr="00642B86">
        <w:rPr>
          <w:rFonts w:ascii="Arial" w:hAnsi="Arial" w:cs="Arial"/>
          <w:lang w:val="en-US"/>
        </w:rPr>
        <w:t xml:space="preserve">, and </w:t>
      </w:r>
      <w:r w:rsidR="00A44817">
        <w:rPr>
          <w:rFonts w:ascii="Arial" w:hAnsi="Arial" w:cs="Arial"/>
          <w:lang w:val="en-US"/>
        </w:rPr>
        <w:t>can ultimately inform</w:t>
      </w:r>
      <w:r w:rsidR="00DD04FE" w:rsidRPr="00642B86">
        <w:rPr>
          <w:rFonts w:ascii="Arial" w:hAnsi="Arial" w:cs="Arial"/>
          <w:lang w:val="en-US"/>
        </w:rPr>
        <w:t xml:space="preserve"> personalized psychological interventions</w:t>
      </w:r>
      <w:r w:rsidR="00DB40D9">
        <w:rPr>
          <w:rFonts w:ascii="Arial" w:hAnsi="Arial" w:cs="Arial"/>
          <w:lang w:val="en-US"/>
        </w:rPr>
        <w:t xml:space="preserve"> [1,2]</w:t>
      </w:r>
      <w:r w:rsidR="00DD04FE" w:rsidRPr="00642B86">
        <w:rPr>
          <w:rFonts w:ascii="Arial" w:hAnsi="Arial" w:cs="Arial"/>
          <w:lang w:val="en-US"/>
        </w:rPr>
        <w:t>.</w:t>
      </w:r>
      <w:r w:rsidR="005030C4" w:rsidRPr="00642B86">
        <w:rPr>
          <w:rFonts w:ascii="Arial" w:hAnsi="Arial" w:cs="Arial"/>
          <w:lang w:val="en-US"/>
        </w:rPr>
        <w:t xml:space="preserve"> </w:t>
      </w:r>
      <w:r w:rsidR="00DD04FE" w:rsidRPr="00642B86">
        <w:rPr>
          <w:rFonts w:ascii="Arial" w:hAnsi="Arial" w:cs="Arial"/>
          <w:lang w:val="en-US"/>
        </w:rPr>
        <w:t xml:space="preserve">Motivated by these analytical </w:t>
      </w:r>
      <w:r w:rsidR="005030C4" w:rsidRPr="00642B86">
        <w:rPr>
          <w:rFonts w:ascii="Arial" w:hAnsi="Arial" w:cs="Arial"/>
          <w:lang w:val="en-US"/>
        </w:rPr>
        <w:t>needs, the goal of this project is to develop</w:t>
      </w:r>
      <w:r w:rsidR="00A46F88" w:rsidRPr="00642B86">
        <w:rPr>
          <w:rFonts w:ascii="Arial" w:hAnsi="Arial" w:cs="Arial"/>
          <w:lang w:val="en-US"/>
        </w:rPr>
        <w:t xml:space="preserve"> and make available</w:t>
      </w:r>
      <w:r w:rsidR="005030C4" w:rsidRPr="00642B86">
        <w:rPr>
          <w:rFonts w:ascii="Arial" w:hAnsi="Arial" w:cs="Arial"/>
          <w:lang w:val="en-US"/>
        </w:rPr>
        <w:t xml:space="preserve"> a </w:t>
      </w:r>
      <w:r w:rsidR="00440F22" w:rsidRPr="00642B86">
        <w:rPr>
          <w:rFonts w:ascii="Arial" w:hAnsi="Arial" w:cs="Arial"/>
          <w:lang w:val="en-US"/>
        </w:rPr>
        <w:t xml:space="preserve">toolkit </w:t>
      </w:r>
      <w:r w:rsidR="005030C4" w:rsidRPr="00642B86">
        <w:rPr>
          <w:rFonts w:ascii="Arial" w:hAnsi="Arial" w:cs="Arial"/>
          <w:lang w:val="en-US"/>
        </w:rPr>
        <w:t xml:space="preserve">of novel statistical models </w:t>
      </w:r>
      <w:r w:rsidR="00246BC4">
        <w:rPr>
          <w:rFonts w:ascii="Arial" w:hAnsi="Arial" w:cs="Arial"/>
          <w:lang w:val="en-US"/>
        </w:rPr>
        <w:t xml:space="preserve">and </w:t>
      </w:r>
      <w:r w:rsidR="005030C4" w:rsidRPr="00642B86">
        <w:rPr>
          <w:rFonts w:ascii="Arial" w:hAnsi="Arial" w:cs="Arial"/>
          <w:lang w:val="en-US"/>
        </w:rPr>
        <w:t xml:space="preserve">efficient algorithms to quantify and test the impact </w:t>
      </w:r>
      <w:r w:rsidR="00246BC4">
        <w:rPr>
          <w:rFonts w:ascii="Arial" w:hAnsi="Arial" w:cs="Arial"/>
          <w:lang w:val="en-US"/>
        </w:rPr>
        <w:t>of</w:t>
      </w:r>
      <w:r w:rsidR="005030C4" w:rsidRPr="00642B86">
        <w:rPr>
          <w:rFonts w:ascii="Arial" w:hAnsi="Arial" w:cs="Arial"/>
          <w:lang w:val="en-US"/>
        </w:rPr>
        <w:t xml:space="preserve"> </w:t>
      </w:r>
      <w:commentRangeStart w:id="0"/>
      <w:r w:rsidR="00A44817">
        <w:rPr>
          <w:rFonts w:ascii="Arial" w:hAnsi="Arial" w:cs="Arial"/>
          <w:lang w:val="en-US"/>
        </w:rPr>
        <w:t>between-person differences in</w:t>
      </w:r>
      <w:r w:rsidR="005030C4" w:rsidRPr="00642B86">
        <w:rPr>
          <w:rFonts w:ascii="Arial" w:hAnsi="Arial" w:cs="Arial"/>
          <w:lang w:val="en-US"/>
        </w:rPr>
        <w:t xml:space="preserve"> </w:t>
      </w:r>
      <w:commentRangeEnd w:id="0"/>
      <w:r w:rsidR="00D85622">
        <w:rPr>
          <w:rStyle w:val="Refdecomentario"/>
          <w:rFonts w:ascii="Arial" w:hAnsi="Arial" w:cs="Arial"/>
          <w:sz w:val="24"/>
          <w:szCs w:val="24"/>
          <w:lang w:val="en-US"/>
        </w:rPr>
        <w:commentReference w:id="0"/>
      </w:r>
      <w:r w:rsidR="003C0287">
        <w:rPr>
          <w:rFonts w:ascii="Arial" w:hAnsi="Arial" w:cs="Arial"/>
          <w:lang w:val="en-US"/>
        </w:rPr>
        <w:t>the behavior</w:t>
      </w:r>
      <w:r w:rsidR="00246BC4">
        <w:rPr>
          <w:rFonts w:ascii="Arial" w:hAnsi="Arial" w:cs="Arial"/>
          <w:lang w:val="en-US"/>
        </w:rPr>
        <w:t>al patterns</w:t>
      </w:r>
      <w:r w:rsidR="003C0287">
        <w:rPr>
          <w:rFonts w:ascii="Arial" w:hAnsi="Arial" w:cs="Arial"/>
          <w:lang w:val="en-US"/>
        </w:rPr>
        <w:t xml:space="preserve"> of </w:t>
      </w:r>
      <w:r w:rsidR="00C67F7C" w:rsidRPr="00642B86">
        <w:rPr>
          <w:rFonts w:ascii="Arial" w:hAnsi="Arial" w:cs="Arial"/>
          <w:lang w:val="en-US"/>
        </w:rPr>
        <w:t>individual</w:t>
      </w:r>
      <w:r w:rsidR="003C0287">
        <w:rPr>
          <w:rFonts w:ascii="Arial" w:hAnsi="Arial" w:cs="Arial"/>
          <w:lang w:val="en-US"/>
        </w:rPr>
        <w:t>s over time</w:t>
      </w:r>
      <w:r w:rsidR="005030C4" w:rsidRPr="00642B86">
        <w:rPr>
          <w:rFonts w:ascii="Arial" w:hAnsi="Arial" w:cs="Arial"/>
          <w:lang w:val="en-US"/>
        </w:rPr>
        <w:t xml:space="preserve">. </w:t>
      </w:r>
    </w:p>
    <w:p w14:paraId="430D8F10" w14:textId="7DB1D7F5" w:rsidR="00A46F88" w:rsidRPr="00642B86" w:rsidRDefault="005030C4" w:rsidP="003F1264">
      <w:pPr>
        <w:spacing w:line="240" w:lineRule="auto"/>
        <w:jc w:val="both"/>
        <w:rPr>
          <w:rFonts w:ascii="Arial" w:hAnsi="Arial" w:cs="Arial"/>
          <w:lang w:val="en-US"/>
        </w:rPr>
      </w:pPr>
      <w:r w:rsidRPr="00642B86">
        <w:rPr>
          <w:rFonts w:ascii="Arial" w:hAnsi="Arial" w:cs="Arial"/>
          <w:lang w:val="en-US"/>
        </w:rPr>
        <w:t xml:space="preserve">This project is motivated by the </w:t>
      </w:r>
      <w:r w:rsidR="00A44817">
        <w:rPr>
          <w:rFonts w:ascii="Arial" w:hAnsi="Arial" w:cs="Arial"/>
          <w:lang w:val="en-US"/>
        </w:rPr>
        <w:t>investigators’</w:t>
      </w:r>
      <w:r w:rsidRPr="00642B86">
        <w:rPr>
          <w:rFonts w:ascii="Arial" w:hAnsi="Arial" w:cs="Arial"/>
          <w:lang w:val="en-US"/>
        </w:rPr>
        <w:t xml:space="preserve"> collaborative project </w:t>
      </w:r>
      <w:r w:rsidR="00A44817">
        <w:rPr>
          <w:rFonts w:ascii="Arial" w:hAnsi="Arial" w:cs="Arial"/>
          <w:lang w:val="en-US"/>
        </w:rPr>
        <w:t>between</w:t>
      </w:r>
      <w:r w:rsidR="00A44817" w:rsidRPr="00642B86">
        <w:rPr>
          <w:rFonts w:ascii="Arial" w:hAnsi="Arial" w:cs="Arial"/>
          <w:lang w:val="en-US"/>
        </w:rPr>
        <w:t xml:space="preserve"> </w:t>
      </w:r>
      <w:r w:rsidRPr="00642B86">
        <w:rPr>
          <w:rFonts w:ascii="Arial" w:hAnsi="Arial" w:cs="Arial"/>
          <w:lang w:val="en-US"/>
        </w:rPr>
        <w:t>the Department</w:t>
      </w:r>
      <w:r w:rsidR="00A44817">
        <w:rPr>
          <w:rFonts w:ascii="Arial" w:hAnsi="Arial" w:cs="Arial"/>
          <w:lang w:val="en-US"/>
        </w:rPr>
        <w:t>s</w:t>
      </w:r>
      <w:r w:rsidRPr="00642B86">
        <w:rPr>
          <w:rFonts w:ascii="Arial" w:hAnsi="Arial" w:cs="Arial"/>
          <w:lang w:val="en-US"/>
        </w:rPr>
        <w:t xml:space="preserve"> of Psychology </w:t>
      </w:r>
      <w:r w:rsidR="00A44817">
        <w:rPr>
          <w:rFonts w:ascii="Arial" w:hAnsi="Arial" w:cs="Arial"/>
          <w:lang w:val="en-US"/>
        </w:rPr>
        <w:t xml:space="preserve">and Statistics </w:t>
      </w:r>
      <w:r w:rsidR="00642B86" w:rsidRPr="00642B86">
        <w:rPr>
          <w:rFonts w:ascii="Arial" w:hAnsi="Arial" w:cs="Arial"/>
          <w:lang w:val="en-US"/>
        </w:rPr>
        <w:t>at</w:t>
      </w:r>
      <w:r w:rsidRPr="00642B86">
        <w:rPr>
          <w:rFonts w:ascii="Arial" w:hAnsi="Arial" w:cs="Arial"/>
          <w:lang w:val="en-US"/>
        </w:rPr>
        <w:t xml:space="preserve"> UCR</w:t>
      </w:r>
      <w:r w:rsidR="00525033">
        <w:rPr>
          <w:rFonts w:ascii="Arial" w:hAnsi="Arial" w:cs="Arial"/>
          <w:lang w:val="en-US"/>
        </w:rPr>
        <w:t xml:space="preserve"> [</w:t>
      </w:r>
      <w:r w:rsidR="00DB40D9">
        <w:rPr>
          <w:rFonts w:ascii="Arial" w:hAnsi="Arial" w:cs="Arial"/>
          <w:lang w:val="en-US"/>
        </w:rPr>
        <w:t>3</w:t>
      </w:r>
      <w:r w:rsidR="00525033">
        <w:rPr>
          <w:rFonts w:ascii="Arial" w:hAnsi="Arial" w:cs="Arial"/>
          <w:lang w:val="en-US"/>
        </w:rPr>
        <w:t>]</w:t>
      </w:r>
      <w:ins w:id="1" w:author="Jose A Sanchez Gomez" w:date="2026-03-11T15:23:00Z" w16du:dateUtc="2026-03-11T22:23:00Z">
        <w:r w:rsidR="003F1264">
          <w:rPr>
            <w:rFonts w:ascii="Arial" w:hAnsi="Arial" w:cs="Arial"/>
            <w:lang w:val="en-US"/>
          </w:rPr>
          <w:t>.</w:t>
        </w:r>
      </w:ins>
      <w:r w:rsidRPr="00642B86">
        <w:rPr>
          <w:rFonts w:ascii="Arial" w:hAnsi="Arial" w:cs="Arial"/>
          <w:lang w:val="en-US"/>
        </w:rPr>
        <w:t xml:space="preserve"> where </w:t>
      </w:r>
      <w:r w:rsidR="00F00B43">
        <w:rPr>
          <w:rFonts w:ascii="Arial" w:hAnsi="Arial" w:cs="Arial"/>
          <w:lang w:val="en-US"/>
        </w:rPr>
        <w:t>we aim to</w:t>
      </w:r>
      <w:r w:rsidR="002252B4">
        <w:rPr>
          <w:rFonts w:ascii="Arial" w:hAnsi="Arial" w:cs="Arial"/>
          <w:lang w:val="en-US"/>
        </w:rPr>
        <w:t xml:space="preserve"> use multi-subject longitudinal data</w:t>
      </w:r>
      <w:r w:rsidRPr="00642B86">
        <w:rPr>
          <w:rFonts w:ascii="Arial" w:hAnsi="Arial" w:cs="Arial"/>
          <w:lang w:val="en-US"/>
        </w:rPr>
        <w:t xml:space="preserve"> </w:t>
      </w:r>
      <w:r w:rsidR="002252B4">
        <w:rPr>
          <w:rFonts w:ascii="Arial" w:hAnsi="Arial" w:cs="Arial"/>
          <w:lang w:val="en-US"/>
        </w:rPr>
        <w:t xml:space="preserve">to </w:t>
      </w:r>
      <w:r w:rsidRPr="00642B86">
        <w:rPr>
          <w:rFonts w:ascii="Arial" w:hAnsi="Arial" w:cs="Arial"/>
          <w:lang w:val="en-US"/>
        </w:rPr>
        <w:t xml:space="preserve">estimate </w:t>
      </w:r>
      <w:r w:rsidR="00F00B43">
        <w:rPr>
          <w:rFonts w:ascii="Arial" w:hAnsi="Arial" w:cs="Arial"/>
          <w:lang w:val="en-US"/>
        </w:rPr>
        <w:t>G</w:t>
      </w:r>
      <w:r w:rsidRPr="00642B86">
        <w:rPr>
          <w:rFonts w:ascii="Arial" w:hAnsi="Arial" w:cs="Arial"/>
          <w:lang w:val="en-US"/>
        </w:rPr>
        <w:t xml:space="preserve">ranger-causal networks that describe how depression, anxiety, </w:t>
      </w:r>
      <w:r w:rsidR="00642B86">
        <w:rPr>
          <w:rFonts w:ascii="Arial" w:hAnsi="Arial" w:cs="Arial"/>
          <w:lang w:val="en-US"/>
        </w:rPr>
        <w:t xml:space="preserve">stress, </w:t>
      </w:r>
      <w:r w:rsidR="0062758E" w:rsidRPr="00642B86">
        <w:rPr>
          <w:rFonts w:ascii="Arial" w:hAnsi="Arial" w:cs="Arial"/>
          <w:lang w:val="en-US"/>
        </w:rPr>
        <w:t>quality of sleep</w:t>
      </w:r>
      <w:r w:rsidR="0062758E">
        <w:rPr>
          <w:rFonts w:ascii="Arial" w:hAnsi="Arial" w:cs="Arial"/>
          <w:lang w:val="en-US"/>
        </w:rPr>
        <w:t>,</w:t>
      </w:r>
      <w:r w:rsidR="003C0287">
        <w:rPr>
          <w:rFonts w:ascii="Arial" w:hAnsi="Arial" w:cs="Arial"/>
          <w:lang w:val="en-US"/>
        </w:rPr>
        <w:t xml:space="preserve"> and</w:t>
      </w:r>
      <w:r w:rsidRPr="00642B86">
        <w:rPr>
          <w:rFonts w:ascii="Arial" w:hAnsi="Arial" w:cs="Arial"/>
          <w:lang w:val="en-US"/>
        </w:rPr>
        <w:t xml:space="preserve"> physical activity influence each other</w:t>
      </w:r>
      <w:r w:rsidR="00A44817">
        <w:rPr>
          <w:rFonts w:ascii="Arial" w:hAnsi="Arial" w:cs="Arial"/>
          <w:lang w:val="en-US"/>
        </w:rPr>
        <w:t xml:space="preserve">. </w:t>
      </w:r>
      <w:r w:rsidR="003F1264">
        <w:rPr>
          <w:rFonts w:ascii="Arial" w:hAnsi="Arial" w:cs="Arial"/>
          <w:lang w:val="en-US"/>
        </w:rPr>
        <w:t xml:space="preserve">An example of multi-subject </w:t>
      </w:r>
      <w:r w:rsidR="00A44817">
        <w:rPr>
          <w:rFonts w:ascii="Arial" w:hAnsi="Arial" w:cs="Arial"/>
          <w:lang w:val="en-US"/>
        </w:rPr>
        <w:t>Granger-causal networks</w:t>
      </w:r>
      <w:r w:rsidR="004A3EDF">
        <w:rPr>
          <w:rFonts w:ascii="Arial" w:hAnsi="Arial" w:cs="Arial"/>
          <w:lang w:val="en-US"/>
        </w:rPr>
        <w:t xml:space="preserve"> is found in</w:t>
      </w:r>
      <w:r w:rsidRPr="00642B86">
        <w:rPr>
          <w:rFonts w:ascii="Arial" w:hAnsi="Arial" w:cs="Arial"/>
          <w:lang w:val="en-US"/>
        </w:rPr>
        <w:t xml:space="preserve"> Figure 1</w:t>
      </w:r>
      <w:r w:rsidR="003F1264">
        <w:rPr>
          <w:rFonts w:ascii="Arial" w:hAnsi="Arial" w:cs="Arial"/>
          <w:lang w:val="en-US"/>
        </w:rPr>
        <w:t>.</w:t>
      </w:r>
      <w:r w:rsidRPr="00642B86">
        <w:rPr>
          <w:rFonts w:ascii="Arial" w:hAnsi="Arial" w:cs="Arial"/>
          <w:lang w:val="en-US"/>
        </w:rPr>
        <w:t xml:space="preserve"> </w:t>
      </w:r>
      <w:r w:rsidR="00A46F88" w:rsidRPr="00642B86">
        <w:rPr>
          <w:rFonts w:ascii="Arial" w:hAnsi="Arial" w:cs="Arial"/>
          <w:lang w:val="en-US"/>
        </w:rPr>
        <w:t>N</w:t>
      </w:r>
      <w:r w:rsidR="00C67F7C" w:rsidRPr="00642B86">
        <w:rPr>
          <w:rFonts w:ascii="Arial" w:hAnsi="Arial" w:cs="Arial"/>
          <w:lang w:val="en-US"/>
        </w:rPr>
        <w:t>odes in the network</w:t>
      </w:r>
      <w:r w:rsidR="0062758E">
        <w:rPr>
          <w:rFonts w:ascii="Arial" w:hAnsi="Arial" w:cs="Arial"/>
          <w:lang w:val="en-US"/>
        </w:rPr>
        <w:t>s</w:t>
      </w:r>
      <w:r w:rsidR="00C67F7C" w:rsidRPr="00642B86">
        <w:rPr>
          <w:rFonts w:ascii="Arial" w:hAnsi="Arial" w:cs="Arial"/>
          <w:lang w:val="en-US"/>
        </w:rPr>
        <w:t xml:space="preserve"> correspond to behavioral</w:t>
      </w:r>
      <w:r w:rsidR="0032396B">
        <w:rPr>
          <w:rFonts w:ascii="Arial" w:hAnsi="Arial" w:cs="Arial"/>
          <w:lang w:val="en-US"/>
        </w:rPr>
        <w:t xml:space="preserve"> constructs</w:t>
      </w:r>
      <w:r w:rsidR="00C67F7C" w:rsidRPr="00642B86">
        <w:rPr>
          <w:rFonts w:ascii="Arial" w:hAnsi="Arial" w:cs="Arial"/>
          <w:lang w:val="en-US"/>
        </w:rPr>
        <w:t xml:space="preserve">, and links describe </w:t>
      </w:r>
      <w:r w:rsidR="00F513A5">
        <w:rPr>
          <w:rFonts w:ascii="Arial" w:hAnsi="Arial" w:cs="Arial"/>
          <w:lang w:val="en-US"/>
        </w:rPr>
        <w:t>Granger-c</w:t>
      </w:r>
      <w:r w:rsidR="00A46F88" w:rsidRPr="00642B86">
        <w:rPr>
          <w:rFonts w:ascii="Arial" w:hAnsi="Arial" w:cs="Arial"/>
          <w:lang w:val="en-US"/>
        </w:rPr>
        <w:t xml:space="preserve">ausal </w:t>
      </w:r>
      <w:r w:rsidR="00C67F7C" w:rsidRPr="00642B86">
        <w:rPr>
          <w:rFonts w:ascii="Arial" w:hAnsi="Arial" w:cs="Arial"/>
          <w:lang w:val="en-US"/>
        </w:rPr>
        <w:t>effect</w:t>
      </w:r>
      <w:r w:rsidR="00440F22" w:rsidRPr="00642B86">
        <w:rPr>
          <w:rFonts w:ascii="Arial" w:hAnsi="Arial" w:cs="Arial"/>
          <w:lang w:val="en-US"/>
        </w:rPr>
        <w:t>s</w:t>
      </w:r>
      <w:r w:rsidR="003F1264">
        <w:rPr>
          <w:rFonts w:ascii="Arial" w:hAnsi="Arial" w:cs="Arial"/>
          <w:lang w:val="en-US"/>
        </w:rPr>
        <w:t xml:space="preserve">, </w:t>
      </w:r>
      <w:r w:rsidR="003F1264" w:rsidRPr="003F1264">
        <w:rPr>
          <w:rFonts w:ascii="Arial" w:hAnsi="Arial" w:cs="Arial"/>
          <w:i/>
          <w:iCs/>
          <w:lang w:val="en-US"/>
          <w:rPrChange w:id="2" w:author="Jose A Sanchez Gomez" w:date="2026-03-11T15:26:00Z" w16du:dateUtc="2026-03-11T22:26:00Z">
            <w:rPr>
              <w:rFonts w:ascii="Arial" w:hAnsi="Arial" w:cs="Arial"/>
              <w:lang w:val="en-US"/>
            </w:rPr>
          </w:rPrChange>
        </w:rPr>
        <w:t>i.e.</w:t>
      </w:r>
      <w:r w:rsidR="003F1264">
        <w:rPr>
          <w:rFonts w:ascii="Arial" w:hAnsi="Arial" w:cs="Arial"/>
          <w:lang w:val="en-US"/>
        </w:rPr>
        <w:t>, whether past values of one construct predict future values of another [4]</w:t>
      </w:r>
      <w:r w:rsidR="00C67F7C" w:rsidRPr="00642B86">
        <w:rPr>
          <w:rFonts w:ascii="Arial" w:hAnsi="Arial" w:cs="Arial"/>
          <w:lang w:val="en-US"/>
        </w:rPr>
        <w:t xml:space="preserve">. For example, a directed link from sleep quality to anxiety </w:t>
      </w:r>
      <w:r w:rsidR="00A46F88" w:rsidRPr="00642B86">
        <w:rPr>
          <w:rFonts w:ascii="Arial" w:hAnsi="Arial" w:cs="Arial"/>
          <w:lang w:val="en-US"/>
        </w:rPr>
        <w:t>suggests</w:t>
      </w:r>
      <w:r w:rsidR="00C67F7C" w:rsidRPr="00642B86">
        <w:rPr>
          <w:rFonts w:ascii="Arial" w:hAnsi="Arial" w:cs="Arial"/>
          <w:lang w:val="en-US"/>
        </w:rPr>
        <w:t xml:space="preserve"> that poor sleep quality will have a negative effect on </w:t>
      </w:r>
      <w:r w:rsidR="00A46F88" w:rsidRPr="00642B86">
        <w:rPr>
          <w:rFonts w:ascii="Arial" w:hAnsi="Arial" w:cs="Arial"/>
          <w:lang w:val="en-US"/>
        </w:rPr>
        <w:t xml:space="preserve">next day’s </w:t>
      </w:r>
      <w:r w:rsidR="00C67F7C" w:rsidRPr="00642B86">
        <w:rPr>
          <w:rFonts w:ascii="Arial" w:hAnsi="Arial" w:cs="Arial"/>
          <w:lang w:val="en-US"/>
        </w:rPr>
        <w:t>anxiety levels</w:t>
      </w:r>
      <w:r w:rsidR="00A46F88" w:rsidRPr="00642B86">
        <w:rPr>
          <w:rFonts w:ascii="Arial" w:hAnsi="Arial" w:cs="Arial"/>
          <w:lang w:val="en-US"/>
        </w:rPr>
        <w:t>.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A44817">
        <w:rPr>
          <w:rFonts w:ascii="Arial" w:hAnsi="Arial" w:cs="Arial"/>
          <w:lang w:val="en-US"/>
        </w:rPr>
        <w:t xml:space="preserve">Each of these links can potentially be influenced by </w:t>
      </w:r>
      <w:r w:rsidR="00A44817" w:rsidRPr="00A44817">
        <w:rPr>
          <w:rFonts w:ascii="Arial" w:hAnsi="Arial" w:cs="Arial"/>
          <w:i/>
          <w:iCs/>
          <w:lang w:val="en-US"/>
          <w:rPrChange w:id="3" w:author="Holly O'Rourke" w:date="2026-03-11T12:23:00Z" w16du:dateUtc="2026-03-11T19:23:00Z">
            <w:rPr>
              <w:rFonts w:ascii="Arial" w:hAnsi="Arial" w:cs="Arial"/>
              <w:lang w:val="en-US"/>
            </w:rPr>
          </w:rPrChange>
        </w:rPr>
        <w:t>moderators</w:t>
      </w:r>
      <w:r w:rsidR="00A44817">
        <w:rPr>
          <w:rFonts w:ascii="Arial" w:hAnsi="Arial" w:cs="Arial"/>
          <w:lang w:val="en-US"/>
        </w:rPr>
        <w:t xml:space="preserve">, which are additional constructs that influence the strength of relations of the Granger-causal effects. </w:t>
      </w:r>
    </w:p>
    <w:p w14:paraId="02AC7478" w14:textId="60E36071" w:rsidR="00A46F88" w:rsidRPr="00642B86" w:rsidRDefault="00642B86" w:rsidP="003F1264">
      <w:pPr>
        <w:spacing w:line="240" w:lineRule="auto"/>
        <w:jc w:val="both"/>
        <w:rPr>
          <w:rFonts w:ascii="Arial" w:hAnsi="Arial" w:cs="Arial"/>
          <w:lang w:val="en-US"/>
        </w:rPr>
      </w:pPr>
      <w:r w:rsidRPr="00642B86">
        <w:rPr>
          <w:rFonts w:ascii="Arial" w:hAnsi="Arial" w:cs="Arial"/>
          <w:noProof/>
          <w:lang w:val="en-US"/>
        </w:rPr>
        <w:drawing>
          <wp:inline distT="0" distB="0" distL="0" distR="0" wp14:anchorId="0DF7B70E" wp14:editId="4AEB4005">
            <wp:extent cx="5591175" cy="1606213"/>
            <wp:effectExtent l="0" t="0" r="0" b="0"/>
            <wp:docPr id="1714468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68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8389" cy="160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F29D" w14:textId="4CA44350" w:rsidR="00DD04FE" w:rsidRPr="00642B86" w:rsidRDefault="00A46F88" w:rsidP="003F1264">
      <w:pPr>
        <w:spacing w:line="240" w:lineRule="auto"/>
        <w:jc w:val="both"/>
        <w:rPr>
          <w:rFonts w:ascii="Arial" w:hAnsi="Arial" w:cs="Arial"/>
          <w:i/>
          <w:iCs/>
          <w:lang w:val="en-US"/>
        </w:rPr>
      </w:pPr>
      <w:r w:rsidRPr="00642B86">
        <w:rPr>
          <w:rFonts w:ascii="Arial" w:hAnsi="Arial" w:cs="Arial"/>
          <w:b/>
          <w:bCs/>
          <w:lang w:val="en-US"/>
        </w:rPr>
        <w:t>Figure 1:</w:t>
      </w:r>
      <w:r w:rsidRPr="00642B86">
        <w:rPr>
          <w:rFonts w:ascii="Arial" w:hAnsi="Arial" w:cs="Arial"/>
          <w:i/>
          <w:iCs/>
          <w:lang w:val="en-US"/>
        </w:rPr>
        <w:t xml:space="preserve"> Example of Granger-causal networks across</w:t>
      </w:r>
      <w:r w:rsidR="000140FF">
        <w:rPr>
          <w:rFonts w:ascii="Arial" w:hAnsi="Arial" w:cs="Arial"/>
          <w:i/>
          <w:iCs/>
          <w:lang w:val="en-US"/>
        </w:rPr>
        <w:t xml:space="preserve"> 3</w:t>
      </w:r>
      <w:r w:rsidRPr="00642B86">
        <w:rPr>
          <w:rFonts w:ascii="Arial" w:hAnsi="Arial" w:cs="Arial"/>
          <w:i/>
          <w:iCs/>
          <w:lang w:val="en-US"/>
        </w:rPr>
        <w:t xml:space="preserve"> subjects. </w:t>
      </w:r>
      <w:r w:rsidR="003C0287">
        <w:rPr>
          <w:rFonts w:ascii="Arial" w:hAnsi="Arial" w:cs="Arial"/>
          <w:i/>
          <w:iCs/>
          <w:lang w:val="en-US"/>
        </w:rPr>
        <w:t xml:space="preserve">Each subject has a different behavioral network. </w:t>
      </w:r>
      <w:r w:rsidR="002252B4">
        <w:rPr>
          <w:rFonts w:ascii="Arial" w:hAnsi="Arial" w:cs="Arial"/>
          <w:i/>
          <w:iCs/>
          <w:lang w:val="en-US"/>
        </w:rPr>
        <w:t xml:space="preserve">Our aim is </w:t>
      </w:r>
      <w:r w:rsidRPr="00642B86">
        <w:rPr>
          <w:rFonts w:ascii="Arial" w:hAnsi="Arial" w:cs="Arial"/>
          <w:i/>
          <w:iCs/>
          <w:lang w:val="en-US"/>
        </w:rPr>
        <w:t xml:space="preserve">to </w:t>
      </w:r>
      <w:r w:rsidR="00FC4E40">
        <w:rPr>
          <w:rFonts w:ascii="Arial" w:hAnsi="Arial" w:cs="Arial"/>
          <w:i/>
          <w:iCs/>
          <w:lang w:val="en-US"/>
        </w:rPr>
        <w:t xml:space="preserve">quantify </w:t>
      </w:r>
      <w:r w:rsidRPr="00642B86">
        <w:rPr>
          <w:rFonts w:ascii="Arial" w:hAnsi="Arial" w:cs="Arial"/>
          <w:i/>
          <w:iCs/>
          <w:lang w:val="en-US"/>
        </w:rPr>
        <w:t xml:space="preserve">whether different </w:t>
      </w:r>
      <w:r w:rsidR="002252B4">
        <w:rPr>
          <w:rFonts w:ascii="Arial" w:hAnsi="Arial" w:cs="Arial"/>
          <w:i/>
          <w:iCs/>
          <w:lang w:val="en-US"/>
        </w:rPr>
        <w:t xml:space="preserve">network </w:t>
      </w:r>
      <w:r w:rsidRPr="00642B86">
        <w:rPr>
          <w:rFonts w:ascii="Arial" w:hAnsi="Arial" w:cs="Arial"/>
          <w:i/>
          <w:iCs/>
          <w:lang w:val="en-US"/>
        </w:rPr>
        <w:t xml:space="preserve">links </w:t>
      </w:r>
      <w:r w:rsidR="002252B4">
        <w:rPr>
          <w:rFonts w:ascii="Arial" w:hAnsi="Arial" w:cs="Arial"/>
          <w:i/>
          <w:iCs/>
          <w:lang w:val="en-US"/>
        </w:rPr>
        <w:t xml:space="preserve">are </w:t>
      </w:r>
      <w:r w:rsidR="00D85622">
        <w:rPr>
          <w:rFonts w:ascii="Arial" w:hAnsi="Arial" w:cs="Arial"/>
          <w:i/>
          <w:iCs/>
          <w:lang w:val="en-US"/>
        </w:rPr>
        <w:t>moderated by</w:t>
      </w:r>
      <w:r w:rsidRPr="00642B86">
        <w:rPr>
          <w:rFonts w:ascii="Arial" w:hAnsi="Arial" w:cs="Arial"/>
          <w:i/>
          <w:iCs/>
          <w:lang w:val="en-US"/>
        </w:rPr>
        <w:t xml:space="preserve"> external socioeconomic</w:t>
      </w:r>
      <w:r w:rsidR="00D85622">
        <w:rPr>
          <w:rFonts w:ascii="Arial" w:hAnsi="Arial" w:cs="Arial"/>
          <w:i/>
          <w:iCs/>
          <w:lang w:val="en-US"/>
        </w:rPr>
        <w:t xml:space="preserve"> status</w:t>
      </w:r>
      <w:r w:rsidRPr="00642B86">
        <w:rPr>
          <w:rFonts w:ascii="Arial" w:hAnsi="Arial" w:cs="Arial"/>
          <w:i/>
          <w:iCs/>
          <w:lang w:val="en-US"/>
        </w:rPr>
        <w:t xml:space="preserve"> or health status. </w:t>
      </w:r>
    </w:p>
    <w:p w14:paraId="50EDBEBD" w14:textId="3F6BA567" w:rsidR="000E2A5D" w:rsidRPr="00525033" w:rsidRDefault="00525033" w:rsidP="003F1264">
      <w:pPr>
        <w:spacing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</w:t>
      </w:r>
      <w:r w:rsidR="00C67F7C" w:rsidRPr="00642B86">
        <w:rPr>
          <w:rFonts w:ascii="Arial" w:hAnsi="Arial" w:cs="Arial"/>
          <w:lang w:val="en-US"/>
        </w:rPr>
        <w:t>rior methods in the literature can perform the estimation of such Granger-</w:t>
      </w:r>
      <w:r w:rsidR="000140FF">
        <w:rPr>
          <w:rFonts w:ascii="Arial" w:hAnsi="Arial" w:cs="Arial"/>
          <w:lang w:val="en-US"/>
        </w:rPr>
        <w:t>c</w:t>
      </w:r>
      <w:r w:rsidR="00C67F7C" w:rsidRPr="00642B86">
        <w:rPr>
          <w:rFonts w:ascii="Arial" w:hAnsi="Arial" w:cs="Arial"/>
          <w:lang w:val="en-US"/>
        </w:rPr>
        <w:t xml:space="preserve">ausal networks </w:t>
      </w:r>
      <w:r w:rsidR="00F00B43">
        <w:rPr>
          <w:rFonts w:ascii="Arial" w:hAnsi="Arial" w:cs="Arial"/>
          <w:lang w:val="en-US"/>
        </w:rPr>
        <w:t>on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2252B4">
        <w:rPr>
          <w:rFonts w:ascii="Arial" w:hAnsi="Arial" w:cs="Arial"/>
          <w:lang w:val="en-US"/>
        </w:rPr>
        <w:t xml:space="preserve">multi-subject longitudinal </w:t>
      </w:r>
      <w:r w:rsidR="00F00B43">
        <w:rPr>
          <w:rFonts w:ascii="Arial" w:hAnsi="Arial" w:cs="Arial"/>
          <w:lang w:val="en-US"/>
        </w:rPr>
        <w:t>data</w:t>
      </w:r>
      <w:r>
        <w:rPr>
          <w:rFonts w:ascii="Arial" w:hAnsi="Arial" w:cs="Arial"/>
          <w:lang w:val="en-US"/>
        </w:rPr>
        <w:t xml:space="preserve"> [5,6</w:t>
      </w:r>
      <w:r w:rsidR="00DB40D9">
        <w:rPr>
          <w:rFonts w:ascii="Arial" w:hAnsi="Arial" w:cs="Arial"/>
          <w:lang w:val="en-US"/>
        </w:rPr>
        <w:t>,7,8</w:t>
      </w:r>
      <w:r w:rsidR="0032396B">
        <w:rPr>
          <w:rFonts w:ascii="Arial" w:hAnsi="Arial" w:cs="Arial"/>
          <w:lang w:val="en-US"/>
        </w:rPr>
        <w:t>,9</w:t>
      </w:r>
      <w:r>
        <w:rPr>
          <w:rFonts w:ascii="Arial" w:hAnsi="Arial" w:cs="Arial"/>
          <w:lang w:val="en-US"/>
        </w:rPr>
        <w:t xml:space="preserve">], </w:t>
      </w:r>
      <w:r w:rsidR="000F1846">
        <w:rPr>
          <w:rFonts w:ascii="Arial" w:hAnsi="Arial" w:cs="Arial"/>
          <w:lang w:val="en-US"/>
        </w:rPr>
        <w:t>and</w:t>
      </w:r>
      <w:r>
        <w:rPr>
          <w:rFonts w:ascii="Arial" w:hAnsi="Arial" w:cs="Arial"/>
          <w:lang w:val="en-US"/>
        </w:rPr>
        <w:t xml:space="preserve"> test </w:t>
      </w:r>
      <w:r w:rsidR="000F1846">
        <w:rPr>
          <w:rFonts w:ascii="Arial" w:hAnsi="Arial" w:cs="Arial"/>
          <w:lang w:val="en-US"/>
        </w:rPr>
        <w:t xml:space="preserve">network </w:t>
      </w:r>
      <w:r>
        <w:rPr>
          <w:rFonts w:ascii="Arial" w:hAnsi="Arial" w:cs="Arial"/>
          <w:lang w:val="en-US"/>
        </w:rPr>
        <w:t>significance for a single subject [</w:t>
      </w:r>
      <w:r w:rsidR="009E1CE9">
        <w:rPr>
          <w:rFonts w:ascii="Arial" w:hAnsi="Arial" w:cs="Arial"/>
          <w:lang w:val="en-US"/>
        </w:rPr>
        <w:t>4,</w:t>
      </w:r>
      <w:r w:rsidR="00DB40D9">
        <w:rPr>
          <w:rFonts w:ascii="Arial" w:hAnsi="Arial" w:cs="Arial"/>
          <w:lang w:val="en-US"/>
        </w:rPr>
        <w:t>10,11,12</w:t>
      </w:r>
      <w:r>
        <w:rPr>
          <w:rFonts w:ascii="Arial" w:hAnsi="Arial" w:cs="Arial"/>
          <w:lang w:val="en-US"/>
        </w:rPr>
        <w:t>].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A44817">
        <w:rPr>
          <w:rFonts w:ascii="Arial" w:hAnsi="Arial" w:cs="Arial"/>
          <w:lang w:val="en-US"/>
        </w:rPr>
        <w:t>However</w:t>
      </w:r>
      <w:r>
        <w:rPr>
          <w:rFonts w:ascii="Arial" w:hAnsi="Arial" w:cs="Arial"/>
          <w:lang w:val="en-US"/>
        </w:rPr>
        <w:t xml:space="preserve">, </w:t>
      </w:r>
      <w:r w:rsidR="000E2A5D">
        <w:rPr>
          <w:rFonts w:ascii="Arial" w:hAnsi="Arial" w:cs="Arial"/>
          <w:lang w:val="en-US"/>
        </w:rPr>
        <w:t>the</w:t>
      </w:r>
      <w:r>
        <w:rPr>
          <w:rFonts w:ascii="Arial" w:hAnsi="Arial" w:cs="Arial"/>
          <w:lang w:val="en-US"/>
        </w:rPr>
        <w:t>se methods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325CC4">
        <w:rPr>
          <w:rFonts w:ascii="Arial" w:hAnsi="Arial" w:cs="Arial"/>
          <w:lang w:val="en-US"/>
        </w:rPr>
        <w:t xml:space="preserve">either </w:t>
      </w:r>
      <w:r w:rsidR="00C67F7C" w:rsidRPr="00642B86">
        <w:rPr>
          <w:rFonts w:ascii="Arial" w:hAnsi="Arial" w:cs="Arial"/>
          <w:lang w:val="en-US"/>
        </w:rPr>
        <w:t>do not incorporate moderator</w:t>
      </w:r>
      <w:r w:rsidR="007B35F8">
        <w:rPr>
          <w:rFonts w:ascii="Arial" w:hAnsi="Arial" w:cs="Arial"/>
          <w:lang w:val="en-US"/>
        </w:rPr>
        <w:t xml:space="preserve"> information</w:t>
      </w:r>
      <w:r w:rsidR="00642B86" w:rsidRPr="00642B86">
        <w:rPr>
          <w:rFonts w:ascii="Arial" w:hAnsi="Arial" w:cs="Arial"/>
          <w:lang w:val="en-US"/>
        </w:rPr>
        <w:t xml:space="preserve"> </w:t>
      </w:r>
      <w:r w:rsidR="00325CC4">
        <w:rPr>
          <w:rFonts w:ascii="Arial" w:hAnsi="Arial" w:cs="Arial"/>
          <w:lang w:val="en-US"/>
        </w:rPr>
        <w:t>[</w:t>
      </w:r>
      <w:r w:rsidR="00DB40D9">
        <w:rPr>
          <w:rFonts w:ascii="Arial" w:hAnsi="Arial" w:cs="Arial"/>
          <w:lang w:val="en-US"/>
        </w:rPr>
        <w:t>4,5,6,7,8,9,10,11,12</w:t>
      </w:r>
      <w:r w:rsidR="00325CC4">
        <w:rPr>
          <w:rFonts w:ascii="Arial" w:hAnsi="Arial" w:cs="Arial"/>
          <w:lang w:val="en-US"/>
        </w:rPr>
        <w:t>],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0F1846">
        <w:rPr>
          <w:rFonts w:ascii="Arial" w:hAnsi="Arial" w:cs="Arial"/>
          <w:lang w:val="en-US"/>
        </w:rPr>
        <w:t xml:space="preserve">or </w:t>
      </w:r>
      <w:r w:rsidR="00C67F7C" w:rsidRPr="00642B86">
        <w:rPr>
          <w:rFonts w:ascii="Arial" w:hAnsi="Arial" w:cs="Arial"/>
          <w:lang w:val="en-US"/>
        </w:rPr>
        <w:t xml:space="preserve">cannot test whether the estimated </w:t>
      </w:r>
      <w:r w:rsidR="00642B86" w:rsidRPr="00642B86">
        <w:rPr>
          <w:rFonts w:ascii="Arial" w:hAnsi="Arial" w:cs="Arial"/>
          <w:lang w:val="en-US"/>
        </w:rPr>
        <w:t xml:space="preserve">networks and </w:t>
      </w:r>
      <w:r w:rsidR="00C67F7C" w:rsidRPr="00642B86">
        <w:rPr>
          <w:rFonts w:ascii="Arial" w:hAnsi="Arial" w:cs="Arial"/>
          <w:lang w:val="en-US"/>
        </w:rPr>
        <w:t>moderator</w:t>
      </w:r>
      <w:r w:rsidR="00F00B43">
        <w:rPr>
          <w:rFonts w:ascii="Arial" w:hAnsi="Arial" w:cs="Arial"/>
          <w:lang w:val="en-US"/>
        </w:rPr>
        <w:t xml:space="preserve"> effects</w:t>
      </w:r>
      <w:r w:rsidR="00C67F7C" w:rsidRPr="00642B86">
        <w:rPr>
          <w:rFonts w:ascii="Arial" w:hAnsi="Arial" w:cs="Arial"/>
          <w:lang w:val="en-US"/>
        </w:rPr>
        <w:t xml:space="preserve"> are statistically significant</w:t>
      </w:r>
      <w:r w:rsidR="00DB40D9">
        <w:rPr>
          <w:rFonts w:ascii="Arial" w:hAnsi="Arial" w:cs="Arial"/>
          <w:lang w:val="en-US"/>
        </w:rPr>
        <w:t xml:space="preserve"> [5,6,7,8</w:t>
      </w:r>
      <w:r w:rsidR="009E1CE9">
        <w:rPr>
          <w:rFonts w:ascii="Arial" w:hAnsi="Arial" w:cs="Arial"/>
          <w:lang w:val="en-US"/>
        </w:rPr>
        <w:t>,9</w:t>
      </w:r>
      <w:r w:rsidR="000F1846">
        <w:rPr>
          <w:rFonts w:ascii="Arial" w:hAnsi="Arial" w:cs="Arial"/>
          <w:lang w:val="en-US"/>
        </w:rPr>
        <w:t>]</w:t>
      </w:r>
      <w:r w:rsidR="000E2A5D">
        <w:rPr>
          <w:rFonts w:ascii="Arial" w:hAnsi="Arial" w:cs="Arial"/>
          <w:lang w:val="en-US"/>
        </w:rPr>
        <w:t>, leading to potential</w:t>
      </w:r>
      <w:r w:rsidR="00D85622">
        <w:rPr>
          <w:rFonts w:ascii="Arial" w:hAnsi="Arial" w:cs="Arial"/>
          <w:lang w:val="en-US"/>
        </w:rPr>
        <w:t>ly biased results</w:t>
      </w:r>
      <w:r w:rsidR="00C67F7C" w:rsidRPr="00642B86">
        <w:rPr>
          <w:rFonts w:ascii="Arial" w:hAnsi="Arial" w:cs="Arial"/>
          <w:lang w:val="en-US"/>
        </w:rPr>
        <w:t xml:space="preserve">. </w:t>
      </w:r>
      <w:r w:rsidR="000F1846">
        <w:rPr>
          <w:rFonts w:ascii="Arial" w:hAnsi="Arial" w:cs="Arial"/>
          <w:lang w:val="en-US"/>
        </w:rPr>
        <w:t>The development of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F513A5">
        <w:rPr>
          <w:rFonts w:ascii="Arial" w:hAnsi="Arial" w:cs="Arial"/>
          <w:lang w:val="en-US"/>
        </w:rPr>
        <w:t>these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440F22" w:rsidRPr="00642B86">
        <w:rPr>
          <w:rFonts w:ascii="Arial" w:hAnsi="Arial" w:cs="Arial"/>
          <w:lang w:val="en-US"/>
        </w:rPr>
        <w:t>tests</w:t>
      </w:r>
      <w:r w:rsidR="00C67F7C" w:rsidRPr="00642B86">
        <w:rPr>
          <w:rFonts w:ascii="Arial" w:hAnsi="Arial" w:cs="Arial"/>
          <w:lang w:val="en-US"/>
        </w:rPr>
        <w:t xml:space="preserve"> is challenging </w:t>
      </w:r>
      <w:r w:rsidR="00246BC4">
        <w:rPr>
          <w:rFonts w:ascii="Arial" w:hAnsi="Arial" w:cs="Arial"/>
          <w:lang w:val="en-US"/>
        </w:rPr>
        <w:t>because longitudinal observations are highly correlated, reducing the effective sample size</w:t>
      </w:r>
      <w:r>
        <w:rPr>
          <w:rFonts w:ascii="Arial" w:hAnsi="Arial" w:cs="Arial"/>
          <w:lang w:val="en-US"/>
        </w:rPr>
        <w:t xml:space="preserve"> [</w:t>
      </w:r>
      <w:r w:rsidR="009E1CE9">
        <w:rPr>
          <w:rFonts w:ascii="Arial" w:hAnsi="Arial" w:cs="Arial"/>
          <w:lang w:val="en-US"/>
        </w:rPr>
        <w:t>4</w:t>
      </w:r>
      <w:r>
        <w:rPr>
          <w:rFonts w:ascii="Arial" w:hAnsi="Arial" w:cs="Arial"/>
          <w:lang w:val="en-US"/>
        </w:rPr>
        <w:t>]</w:t>
      </w:r>
      <w:r w:rsidR="00F00B43">
        <w:rPr>
          <w:rFonts w:ascii="Arial" w:hAnsi="Arial" w:cs="Arial"/>
          <w:lang w:val="en-US"/>
        </w:rPr>
        <w:t xml:space="preserve">. </w:t>
      </w:r>
      <w:r w:rsidR="00967D88">
        <w:rPr>
          <w:rFonts w:ascii="Arial" w:hAnsi="Arial" w:cs="Arial"/>
          <w:lang w:val="en-US"/>
        </w:rPr>
        <w:t>Additionally, analyzing heterogeneous subjects increases model complexity, with t</w:t>
      </w:r>
      <w:r w:rsidR="00F513A5">
        <w:rPr>
          <w:rFonts w:ascii="Arial" w:hAnsi="Arial" w:cs="Arial"/>
          <w:lang w:val="en-US"/>
        </w:rPr>
        <w:t>he number of parameters</w:t>
      </w:r>
      <w:r w:rsidR="00967D88">
        <w:rPr>
          <w:rFonts w:ascii="Arial" w:hAnsi="Arial" w:cs="Arial"/>
          <w:lang w:val="en-US"/>
        </w:rPr>
        <w:t xml:space="preserve"> </w:t>
      </w:r>
      <w:r w:rsidR="00F513A5">
        <w:rPr>
          <w:rFonts w:ascii="Arial" w:hAnsi="Arial" w:cs="Arial"/>
          <w:lang w:val="en-US"/>
        </w:rPr>
        <w:t xml:space="preserve">growing combinatorially </w:t>
      </w:r>
      <w:r w:rsidR="00246BC4">
        <w:rPr>
          <w:rFonts w:ascii="Arial" w:hAnsi="Arial" w:cs="Arial"/>
          <w:lang w:val="en-US"/>
        </w:rPr>
        <w:t>with</w:t>
      </w:r>
      <w:r w:rsidR="00F513A5">
        <w:rPr>
          <w:rFonts w:ascii="Arial" w:hAnsi="Arial" w:cs="Arial"/>
          <w:lang w:val="en-US"/>
        </w:rPr>
        <w:t xml:space="preserve"> the number of </w:t>
      </w:r>
      <w:r w:rsidR="00967D88">
        <w:rPr>
          <w:rFonts w:ascii="Arial" w:hAnsi="Arial" w:cs="Arial"/>
          <w:lang w:val="en-US"/>
        </w:rPr>
        <w:t>variables</w:t>
      </w:r>
      <w:r w:rsidR="00F513A5">
        <w:rPr>
          <w:rFonts w:ascii="Arial" w:hAnsi="Arial" w:cs="Arial"/>
          <w:lang w:val="en-US"/>
        </w:rPr>
        <w:t xml:space="preserve">. For example, </w:t>
      </w:r>
      <w:r w:rsidR="000140FF">
        <w:rPr>
          <w:rFonts w:ascii="Arial" w:hAnsi="Arial" w:cs="Arial"/>
          <w:lang w:val="en-US"/>
        </w:rPr>
        <w:t>for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0E2A5D">
        <w:rPr>
          <w:rFonts w:ascii="Arial" w:hAnsi="Arial" w:cs="Arial"/>
          <w:lang w:val="en-US"/>
        </w:rPr>
        <w:t>10</w:t>
      </w:r>
      <w:r w:rsidR="00C67F7C" w:rsidRPr="00642B86">
        <w:rPr>
          <w:rFonts w:ascii="Arial" w:hAnsi="Arial" w:cs="Arial"/>
          <w:lang w:val="en-US"/>
        </w:rPr>
        <w:t xml:space="preserve"> moderators, 10 variables</w:t>
      </w:r>
      <w:r w:rsidR="00D85622">
        <w:rPr>
          <w:rFonts w:ascii="Arial" w:hAnsi="Arial" w:cs="Arial"/>
          <w:lang w:val="en-US"/>
        </w:rPr>
        <w:t xml:space="preserve"> in the Granger-causal network</w:t>
      </w:r>
      <w:r w:rsidR="00C67F7C" w:rsidRPr="00642B86">
        <w:rPr>
          <w:rFonts w:ascii="Arial" w:hAnsi="Arial" w:cs="Arial"/>
          <w:lang w:val="en-US"/>
        </w:rPr>
        <w:t xml:space="preserve">, and </w:t>
      </w:r>
      <w:r w:rsidR="000E2A5D">
        <w:rPr>
          <w:rFonts w:ascii="Arial" w:hAnsi="Arial" w:cs="Arial"/>
          <w:lang w:val="en-US"/>
        </w:rPr>
        <w:t>50</w:t>
      </w:r>
      <w:r w:rsidR="00C67F7C" w:rsidRPr="00642B86">
        <w:rPr>
          <w:rFonts w:ascii="Arial" w:hAnsi="Arial" w:cs="Arial"/>
          <w:lang w:val="en-US"/>
        </w:rPr>
        <w:t xml:space="preserve"> subjects, </w:t>
      </w:r>
      <w:r w:rsidR="00F513A5">
        <w:rPr>
          <w:rFonts w:ascii="Arial" w:hAnsi="Arial" w:cs="Arial"/>
          <w:lang w:val="en-US"/>
        </w:rPr>
        <w:t>we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0140FF">
        <w:rPr>
          <w:rFonts w:ascii="Arial" w:hAnsi="Arial" w:cs="Arial"/>
          <w:lang w:val="en-US"/>
        </w:rPr>
        <w:t>must</w:t>
      </w:r>
      <w:r w:rsidR="00F513A5">
        <w:rPr>
          <w:rFonts w:ascii="Arial" w:hAnsi="Arial" w:cs="Arial"/>
          <w:lang w:val="en-US"/>
        </w:rPr>
        <w:t xml:space="preserve"> </w:t>
      </w:r>
      <w:r w:rsidR="000140FF">
        <w:rPr>
          <w:rFonts w:ascii="Arial" w:hAnsi="Arial" w:cs="Arial"/>
          <w:lang w:val="en-US"/>
        </w:rPr>
        <w:t xml:space="preserve">assess </w:t>
      </w:r>
      <w:r w:rsidR="00FC4E40">
        <w:rPr>
          <w:rFonts w:ascii="Arial" w:hAnsi="Arial" w:cs="Arial"/>
          <w:lang w:val="en-US"/>
        </w:rPr>
        <w:t xml:space="preserve">a total of </w:t>
      </w:r>
      <w:r w:rsidR="000E2A5D">
        <w:rPr>
          <w:rFonts w:ascii="Arial" w:hAnsi="Arial" w:cs="Arial"/>
          <w:lang w:val="en-US"/>
        </w:rPr>
        <w:t>22</w:t>
      </w:r>
      <w:r w:rsidR="00C67F7C" w:rsidRPr="00642B86">
        <w:rPr>
          <w:rFonts w:ascii="Arial" w:hAnsi="Arial" w:cs="Arial"/>
          <w:lang w:val="en-US"/>
        </w:rPr>
        <w:t>,</w:t>
      </w:r>
      <w:r w:rsidR="000E2A5D">
        <w:rPr>
          <w:rFonts w:ascii="Arial" w:hAnsi="Arial" w:cs="Arial"/>
          <w:lang w:val="en-US"/>
        </w:rPr>
        <w:t>5</w:t>
      </w:r>
      <w:r w:rsidR="00C67F7C" w:rsidRPr="00642B86">
        <w:rPr>
          <w:rFonts w:ascii="Arial" w:hAnsi="Arial" w:cs="Arial"/>
          <w:lang w:val="en-US"/>
        </w:rPr>
        <w:t xml:space="preserve">00 </w:t>
      </w:r>
      <w:r w:rsidR="000140FF">
        <w:rPr>
          <w:rFonts w:ascii="Arial" w:hAnsi="Arial" w:cs="Arial"/>
          <w:lang w:val="en-US"/>
        </w:rPr>
        <w:t>parameters</w:t>
      </w:r>
      <w:r w:rsidR="00C67F7C" w:rsidRPr="00642B86">
        <w:rPr>
          <w:rFonts w:ascii="Arial" w:hAnsi="Arial" w:cs="Arial"/>
          <w:lang w:val="en-US"/>
        </w:rPr>
        <w:t xml:space="preserve">. </w:t>
      </w:r>
      <w:r w:rsidR="0062758E" w:rsidRPr="0062758E">
        <w:rPr>
          <w:rFonts w:ascii="Arial" w:hAnsi="Arial" w:cs="Arial"/>
          <w:lang w:val="en-US"/>
        </w:rPr>
        <w:t xml:space="preserve">Performing reliable inference in these high-dimensional settings with correlated observations is a </w:t>
      </w:r>
      <w:r w:rsidR="0062758E">
        <w:rPr>
          <w:rFonts w:ascii="Arial" w:hAnsi="Arial" w:cs="Arial"/>
          <w:lang w:val="en-US"/>
        </w:rPr>
        <w:t xml:space="preserve">substantial </w:t>
      </w:r>
      <w:r w:rsidR="0062758E" w:rsidRPr="0062758E">
        <w:rPr>
          <w:rFonts w:ascii="Arial" w:hAnsi="Arial" w:cs="Arial"/>
          <w:lang w:val="en-US"/>
        </w:rPr>
        <w:t>statistical and computational challenge.</w:t>
      </w:r>
    </w:p>
    <w:p w14:paraId="34FAF88A" w14:textId="58F80D49" w:rsidR="00FC4E40" w:rsidRDefault="000E2A5D" w:rsidP="00D85622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In </w:t>
      </w:r>
      <w:r w:rsidR="00D85622">
        <w:rPr>
          <w:rFonts w:ascii="Arial" w:hAnsi="Arial" w:cs="Arial"/>
          <w:lang w:val="en-US"/>
        </w:rPr>
        <w:t xml:space="preserve">our collaborative project </w:t>
      </w:r>
      <w:r w:rsidR="00DA6021">
        <w:rPr>
          <w:rFonts w:ascii="Arial" w:hAnsi="Arial" w:cs="Arial"/>
          <w:lang w:val="en-US"/>
        </w:rPr>
        <w:t>at</w:t>
      </w:r>
      <w:r>
        <w:rPr>
          <w:rFonts w:ascii="Arial" w:hAnsi="Arial" w:cs="Arial"/>
          <w:lang w:val="en-US"/>
        </w:rPr>
        <w:t xml:space="preserve"> UCR, </w:t>
      </w:r>
      <w:r w:rsidR="00D85622">
        <w:rPr>
          <w:rFonts w:ascii="Arial" w:hAnsi="Arial" w:cs="Arial"/>
          <w:lang w:val="en-US"/>
        </w:rPr>
        <w:t>we</w:t>
      </w:r>
      <w:r>
        <w:rPr>
          <w:rFonts w:ascii="Arial" w:hAnsi="Arial" w:cs="Arial"/>
          <w:lang w:val="en-US"/>
        </w:rPr>
        <w:t xml:space="preserve"> have developed the moderator vector autoregressive model (MOD-VAR), a new method that estimates </w:t>
      </w:r>
      <w:r w:rsidR="000140FF">
        <w:rPr>
          <w:rFonts w:ascii="Arial" w:hAnsi="Arial" w:cs="Arial"/>
          <w:lang w:val="en-US"/>
        </w:rPr>
        <w:t xml:space="preserve">individual </w:t>
      </w:r>
      <w:r w:rsidR="00274C03">
        <w:rPr>
          <w:rFonts w:ascii="Arial" w:hAnsi="Arial" w:cs="Arial"/>
          <w:lang w:val="en-US"/>
        </w:rPr>
        <w:t xml:space="preserve">Granger-causal networks and quantifies the </w:t>
      </w:r>
      <w:r>
        <w:rPr>
          <w:rFonts w:ascii="Arial" w:hAnsi="Arial" w:cs="Arial"/>
          <w:lang w:val="en-US"/>
        </w:rPr>
        <w:t>effect of moderator variables on</w:t>
      </w:r>
      <w:r w:rsidR="00274C03">
        <w:rPr>
          <w:rFonts w:ascii="Arial" w:hAnsi="Arial" w:cs="Arial"/>
          <w:lang w:val="en-US"/>
        </w:rPr>
        <w:t xml:space="preserve"> </w:t>
      </w:r>
      <w:r w:rsidR="00DA6021">
        <w:rPr>
          <w:rFonts w:ascii="Arial" w:hAnsi="Arial" w:cs="Arial"/>
          <w:lang w:val="en-US"/>
        </w:rPr>
        <w:t>the</w:t>
      </w:r>
      <w:r w:rsidR="00274C03">
        <w:rPr>
          <w:rFonts w:ascii="Arial" w:hAnsi="Arial" w:cs="Arial"/>
          <w:lang w:val="en-US"/>
        </w:rPr>
        <w:t xml:space="preserve"> </w:t>
      </w:r>
      <w:r w:rsidR="00246BC4">
        <w:rPr>
          <w:rFonts w:ascii="Arial" w:hAnsi="Arial" w:cs="Arial"/>
          <w:lang w:val="en-US"/>
        </w:rPr>
        <w:t xml:space="preserve">network </w:t>
      </w:r>
      <w:r w:rsidR="00274C03">
        <w:rPr>
          <w:rFonts w:ascii="Arial" w:hAnsi="Arial" w:cs="Arial"/>
          <w:lang w:val="en-US"/>
        </w:rPr>
        <w:t>links</w:t>
      </w:r>
      <w:r w:rsidR="000140FF">
        <w:rPr>
          <w:rFonts w:ascii="Arial" w:hAnsi="Arial" w:cs="Arial"/>
          <w:lang w:val="en-US"/>
        </w:rPr>
        <w:t xml:space="preserve"> of each subject</w:t>
      </w:r>
      <w:r w:rsidR="00525033">
        <w:rPr>
          <w:rFonts w:ascii="Arial" w:hAnsi="Arial" w:cs="Arial"/>
          <w:lang w:val="en-US"/>
        </w:rPr>
        <w:t xml:space="preserve"> [</w:t>
      </w:r>
      <w:r w:rsidR="00DB40D9">
        <w:rPr>
          <w:rFonts w:ascii="Arial" w:hAnsi="Arial" w:cs="Arial"/>
          <w:lang w:val="en-US"/>
        </w:rPr>
        <w:t>3</w:t>
      </w:r>
      <w:r w:rsidR="00525033"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 xml:space="preserve">. </w:t>
      </w:r>
      <w:r w:rsidR="00274C03">
        <w:rPr>
          <w:rFonts w:ascii="Arial" w:hAnsi="Arial" w:cs="Arial"/>
          <w:lang w:val="en-US"/>
        </w:rPr>
        <w:t>MOD</w:t>
      </w:r>
      <w:r>
        <w:rPr>
          <w:rFonts w:ascii="Arial" w:hAnsi="Arial" w:cs="Arial"/>
          <w:lang w:val="en-US"/>
        </w:rPr>
        <w:t xml:space="preserve">-VAR </w:t>
      </w:r>
      <w:r w:rsidR="00274C03">
        <w:rPr>
          <w:rFonts w:ascii="Arial" w:hAnsi="Arial" w:cs="Arial"/>
          <w:lang w:val="en-US"/>
        </w:rPr>
        <w:t>is effective</w:t>
      </w:r>
      <w:r w:rsidRPr="000E2A5D">
        <w:rPr>
          <w:rFonts w:ascii="Arial" w:hAnsi="Arial" w:cs="Arial"/>
          <w:lang w:val="en-US"/>
        </w:rPr>
        <w:t xml:space="preserve"> </w:t>
      </w:r>
      <w:r w:rsidR="00DA6021">
        <w:rPr>
          <w:rFonts w:ascii="Arial" w:hAnsi="Arial" w:cs="Arial"/>
          <w:lang w:val="en-US"/>
        </w:rPr>
        <w:t>in</w:t>
      </w:r>
      <w:r>
        <w:rPr>
          <w:rFonts w:ascii="Arial" w:hAnsi="Arial" w:cs="Arial"/>
          <w:lang w:val="en-US"/>
        </w:rPr>
        <w:t xml:space="preserve"> high-dimensional settings</w:t>
      </w:r>
      <w:r w:rsidR="00274C03">
        <w:rPr>
          <w:rFonts w:ascii="Arial" w:hAnsi="Arial" w:cs="Arial"/>
          <w:lang w:val="en-US"/>
        </w:rPr>
        <w:t xml:space="preserve"> as confirmed </w:t>
      </w:r>
      <w:r w:rsidR="000140FF">
        <w:rPr>
          <w:rFonts w:ascii="Arial" w:hAnsi="Arial" w:cs="Arial"/>
          <w:lang w:val="en-US"/>
        </w:rPr>
        <w:t>via</w:t>
      </w:r>
      <w:r w:rsidR="00274C03">
        <w:rPr>
          <w:rFonts w:ascii="Arial" w:hAnsi="Arial" w:cs="Arial"/>
          <w:lang w:val="en-US"/>
        </w:rPr>
        <w:t xml:space="preserve"> theoretical guarantees and extensive numerical experiments</w:t>
      </w:r>
      <w:r>
        <w:rPr>
          <w:rFonts w:ascii="Arial" w:hAnsi="Arial" w:cs="Arial"/>
          <w:lang w:val="en-US"/>
        </w:rPr>
        <w:t>.</w:t>
      </w:r>
      <w:r w:rsidR="003C0287">
        <w:rPr>
          <w:rFonts w:ascii="Arial" w:hAnsi="Arial" w:cs="Arial"/>
          <w:lang w:val="en-US"/>
        </w:rPr>
        <w:t xml:space="preserve"> This work </w:t>
      </w:r>
      <w:r w:rsidR="00274C03">
        <w:rPr>
          <w:rFonts w:ascii="Arial" w:hAnsi="Arial" w:cs="Arial"/>
          <w:lang w:val="en-US"/>
        </w:rPr>
        <w:t xml:space="preserve">is </w:t>
      </w:r>
      <w:r w:rsidR="003C0287">
        <w:rPr>
          <w:rFonts w:ascii="Arial" w:hAnsi="Arial" w:cs="Arial"/>
          <w:lang w:val="en-US"/>
        </w:rPr>
        <w:t xml:space="preserve">in preparation for submission to </w:t>
      </w:r>
      <w:r w:rsidR="003C0287" w:rsidRPr="003C0287">
        <w:rPr>
          <w:rFonts w:ascii="Arial" w:hAnsi="Arial" w:cs="Arial"/>
          <w:i/>
          <w:iCs/>
          <w:lang w:val="en-US"/>
        </w:rPr>
        <w:t>Psychological Methods</w:t>
      </w:r>
      <w:r w:rsidR="003C0287">
        <w:rPr>
          <w:rFonts w:ascii="Arial" w:hAnsi="Arial" w:cs="Arial"/>
          <w:lang w:val="en-US"/>
        </w:rPr>
        <w:t>.</w:t>
      </w:r>
      <w:r w:rsidR="00FC4E40">
        <w:rPr>
          <w:rFonts w:ascii="Arial" w:hAnsi="Arial" w:cs="Arial"/>
          <w:lang w:val="en-US"/>
        </w:rPr>
        <w:t xml:space="preserve"> </w:t>
      </w:r>
    </w:p>
    <w:p w14:paraId="7B1F6B2C" w14:textId="77777777" w:rsidR="00D85622" w:rsidRDefault="00D85622" w:rsidP="009E1CE9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61A209D8" w14:textId="5EBCB447" w:rsidR="000E2A5D" w:rsidRDefault="000E2A5D" w:rsidP="009E1CE9">
      <w:pPr>
        <w:spacing w:after="0" w:line="240" w:lineRule="auto"/>
        <w:jc w:val="both"/>
        <w:rPr>
          <w:rFonts w:ascii="Arial" w:hAnsi="Arial" w:cs="Arial"/>
          <w:b/>
          <w:bCs/>
          <w:lang w:val="en-US"/>
        </w:rPr>
      </w:pPr>
      <w:r w:rsidRPr="00173133">
        <w:rPr>
          <w:rFonts w:ascii="Arial" w:hAnsi="Arial" w:cs="Arial"/>
          <w:b/>
          <w:bCs/>
          <w:lang w:val="en-US"/>
        </w:rPr>
        <w:t>Objectives</w:t>
      </w:r>
    </w:p>
    <w:p w14:paraId="2EFA4306" w14:textId="6DEEB6A2" w:rsidR="00CD02A7" w:rsidRDefault="00967D88" w:rsidP="009E1CE9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core objective of this proposal is to </w:t>
      </w:r>
      <w:r w:rsidR="00FC4E40">
        <w:rPr>
          <w:rFonts w:ascii="Arial" w:hAnsi="Arial" w:cs="Arial"/>
          <w:lang w:val="en-US"/>
        </w:rPr>
        <w:t>develop a</w:t>
      </w:r>
      <w:r w:rsidR="0062758E">
        <w:rPr>
          <w:rFonts w:ascii="Arial" w:hAnsi="Arial" w:cs="Arial"/>
          <w:lang w:val="en-US"/>
        </w:rPr>
        <w:t xml:space="preserve"> statistically rigorous</w:t>
      </w:r>
      <w:r w:rsidR="00FC4E40">
        <w:rPr>
          <w:rFonts w:ascii="Arial" w:hAnsi="Arial" w:cs="Arial"/>
          <w:lang w:val="en-US"/>
        </w:rPr>
        <w:t xml:space="preserve"> </w:t>
      </w:r>
      <w:r w:rsidR="00D85622">
        <w:rPr>
          <w:rFonts w:ascii="Arial" w:hAnsi="Arial" w:cs="Arial"/>
          <w:lang w:val="en-US"/>
        </w:rPr>
        <w:t xml:space="preserve">hypothesis </w:t>
      </w:r>
      <w:r w:rsidR="00FC4E40">
        <w:rPr>
          <w:rFonts w:ascii="Arial" w:hAnsi="Arial" w:cs="Arial"/>
          <w:lang w:val="en-US"/>
        </w:rPr>
        <w:t>testing framework based on the MOD-VAR</w:t>
      </w:r>
      <w:r>
        <w:rPr>
          <w:rFonts w:ascii="Arial" w:hAnsi="Arial" w:cs="Arial"/>
          <w:lang w:val="en-US"/>
        </w:rPr>
        <w:t xml:space="preserve"> to assess, for each potential network edge and moderator variable, whether the moderator significantly influences Granger-causal effect</w:t>
      </w:r>
      <w:r w:rsidR="007B35F8">
        <w:rPr>
          <w:rFonts w:ascii="Arial" w:hAnsi="Arial" w:cs="Arial"/>
          <w:lang w:val="en-US"/>
        </w:rPr>
        <w:t>s</w:t>
      </w:r>
      <w:r w:rsidR="00FC4E40">
        <w:rPr>
          <w:rFonts w:ascii="Arial" w:hAnsi="Arial" w:cs="Arial"/>
          <w:lang w:val="en-US"/>
        </w:rPr>
        <w:t xml:space="preserve"> across subjects</w:t>
      </w:r>
      <w:r>
        <w:rPr>
          <w:rFonts w:ascii="Arial" w:hAnsi="Arial" w:cs="Arial"/>
          <w:lang w:val="en-US"/>
        </w:rPr>
        <w:t xml:space="preserve">. </w:t>
      </w:r>
      <w:r w:rsidR="0062758E" w:rsidRPr="0062758E">
        <w:rPr>
          <w:rFonts w:ascii="Arial" w:hAnsi="Arial" w:cs="Arial"/>
          <w:lang w:val="en-US"/>
        </w:rPr>
        <w:t>The effectiveness of our testing procedure will be verified through theoretical analysis, numerical experiments, and real-data applications.</w:t>
      </w:r>
      <w:r w:rsidR="00FC4E40">
        <w:rPr>
          <w:rFonts w:ascii="Arial" w:hAnsi="Arial" w:cs="Arial"/>
          <w:lang w:val="en-US"/>
        </w:rPr>
        <w:t xml:space="preserve"> </w:t>
      </w:r>
      <w:r w:rsidR="00CD02A7">
        <w:rPr>
          <w:rFonts w:ascii="Arial" w:hAnsi="Arial" w:cs="Arial"/>
          <w:lang w:val="en-US"/>
        </w:rPr>
        <w:t>W</w:t>
      </w:r>
      <w:r w:rsidR="00FC4E40">
        <w:rPr>
          <w:rFonts w:ascii="Arial" w:hAnsi="Arial" w:cs="Arial"/>
          <w:lang w:val="en-US"/>
        </w:rPr>
        <w:t xml:space="preserve">e aim to </w:t>
      </w:r>
      <w:r w:rsidR="007B35F8">
        <w:rPr>
          <w:rFonts w:ascii="Arial" w:hAnsi="Arial" w:cs="Arial"/>
          <w:lang w:val="en-US"/>
        </w:rPr>
        <w:t>develop</w:t>
      </w:r>
      <w:r w:rsidR="00FC4E40">
        <w:rPr>
          <w:rFonts w:ascii="Arial" w:hAnsi="Arial" w:cs="Arial"/>
          <w:lang w:val="en-US"/>
        </w:rPr>
        <w:t xml:space="preserve"> </w:t>
      </w:r>
      <w:r w:rsidR="0062758E">
        <w:rPr>
          <w:rFonts w:ascii="Arial" w:hAnsi="Arial" w:cs="Arial"/>
          <w:lang w:val="en-US"/>
        </w:rPr>
        <w:t>software</w:t>
      </w:r>
      <w:r w:rsidR="00FC4E40">
        <w:rPr>
          <w:rFonts w:ascii="Arial" w:hAnsi="Arial" w:cs="Arial"/>
          <w:lang w:val="en-US"/>
        </w:rPr>
        <w:t xml:space="preserve"> implementation in R, making this toolkit </w:t>
      </w:r>
      <w:r w:rsidR="007B35F8">
        <w:rPr>
          <w:rFonts w:ascii="Arial" w:hAnsi="Arial" w:cs="Arial"/>
          <w:lang w:val="en-US"/>
        </w:rPr>
        <w:t xml:space="preserve">widely </w:t>
      </w:r>
      <w:r w:rsidR="00FC4E40">
        <w:rPr>
          <w:rFonts w:ascii="Arial" w:hAnsi="Arial" w:cs="Arial"/>
          <w:lang w:val="en-US"/>
        </w:rPr>
        <w:t xml:space="preserve">accessible </w:t>
      </w:r>
      <w:r w:rsidR="007B35F8">
        <w:rPr>
          <w:rFonts w:ascii="Arial" w:hAnsi="Arial" w:cs="Arial"/>
          <w:lang w:val="en-US"/>
        </w:rPr>
        <w:t>for</w:t>
      </w:r>
      <w:r w:rsidR="00FC4E40">
        <w:rPr>
          <w:rFonts w:ascii="Arial" w:hAnsi="Arial" w:cs="Arial"/>
          <w:lang w:val="en-US"/>
        </w:rPr>
        <w:t xml:space="preserve"> analyzing multi-subject longitudinal data. </w:t>
      </w:r>
    </w:p>
    <w:p w14:paraId="20607C69" w14:textId="500F2916" w:rsidR="000E2A5D" w:rsidRDefault="00D85622" w:rsidP="00D85622">
      <w:pPr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In the future</w:t>
      </w:r>
      <w:r w:rsidR="007B35F8" w:rsidRPr="007B35F8">
        <w:rPr>
          <w:rFonts w:ascii="Arial" w:hAnsi="Arial" w:cs="Arial"/>
          <w:lang w:val="en-US"/>
        </w:rPr>
        <w:t>, we aim to expand MOD-VAR beyond behavioral longitudinal studies through collaborations with interdisciplinary research teams at UCR and other institutions.</w:t>
      </w:r>
      <w:r w:rsidR="00F00841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We also plan to extend the theoretical idea to other statistical frameworks. </w:t>
      </w:r>
      <w:r w:rsidR="00F00841">
        <w:rPr>
          <w:rFonts w:ascii="Arial" w:hAnsi="Arial" w:cs="Arial"/>
          <w:lang w:val="en-US"/>
        </w:rPr>
        <w:t>Furthermore,</w:t>
      </w:r>
      <w:r>
        <w:rPr>
          <w:rFonts w:ascii="Arial" w:hAnsi="Arial" w:cs="Arial"/>
          <w:lang w:val="en-US"/>
        </w:rPr>
        <w:t xml:space="preserve"> we plan </w:t>
      </w:r>
      <w:r w:rsidR="00F00841">
        <w:rPr>
          <w:rFonts w:ascii="Arial" w:hAnsi="Arial" w:cs="Arial"/>
          <w:lang w:val="en-US"/>
        </w:rPr>
        <w:t xml:space="preserve">to apply for </w:t>
      </w:r>
      <w:r w:rsidR="0042685D">
        <w:rPr>
          <w:rFonts w:ascii="Arial" w:hAnsi="Arial" w:cs="Arial"/>
          <w:lang w:val="en-US"/>
        </w:rPr>
        <w:t xml:space="preserve">extramural funding to support </w:t>
      </w:r>
      <w:r w:rsidR="00F00841">
        <w:rPr>
          <w:rFonts w:ascii="Arial" w:hAnsi="Arial" w:cs="Arial"/>
          <w:lang w:val="en-US"/>
        </w:rPr>
        <w:t xml:space="preserve">the research activities of these extensions. </w:t>
      </w:r>
    </w:p>
    <w:p w14:paraId="057A113D" w14:textId="77777777" w:rsidR="00D85622" w:rsidRDefault="00D85622" w:rsidP="004A3EDF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309192ED" w14:textId="7CEC3432" w:rsidR="000E2A5D" w:rsidRPr="00707B43" w:rsidRDefault="000E2A5D" w:rsidP="004A3EDF">
      <w:pPr>
        <w:spacing w:after="0" w:line="24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Specific aims</w:t>
      </w:r>
    </w:p>
    <w:p w14:paraId="5BBE4C36" w14:textId="24C064B9" w:rsidR="000E2A5D" w:rsidRDefault="000E2A5D" w:rsidP="00D85622">
      <w:pPr>
        <w:spacing w:after="0" w:line="240" w:lineRule="auto"/>
        <w:ind w:firstLine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[A1] </w:t>
      </w:r>
      <w:r w:rsidRPr="00C61822">
        <w:rPr>
          <w:rFonts w:ascii="Arial" w:hAnsi="Arial" w:cs="Arial"/>
          <w:b/>
          <w:bCs/>
          <w:lang w:val="en-US"/>
        </w:rPr>
        <w:t xml:space="preserve">Develop </w:t>
      </w:r>
      <w:r w:rsidR="00706073">
        <w:rPr>
          <w:rFonts w:ascii="Arial" w:hAnsi="Arial" w:cs="Arial"/>
          <w:b/>
          <w:bCs/>
          <w:lang w:val="en-US"/>
        </w:rPr>
        <w:t xml:space="preserve">the </w:t>
      </w:r>
      <w:r w:rsidRPr="00C61822">
        <w:rPr>
          <w:rFonts w:ascii="Arial" w:hAnsi="Arial" w:cs="Arial"/>
          <w:b/>
          <w:bCs/>
          <w:lang w:val="en-US"/>
        </w:rPr>
        <w:t>significance-testing procedure [Months 1-</w:t>
      </w:r>
      <w:r w:rsidR="0042685D">
        <w:rPr>
          <w:rFonts w:ascii="Arial" w:hAnsi="Arial" w:cs="Arial"/>
          <w:b/>
          <w:bCs/>
          <w:lang w:val="en-US"/>
        </w:rPr>
        <w:t>6</w:t>
      </w:r>
      <w:r w:rsidRPr="00C61822">
        <w:rPr>
          <w:rFonts w:ascii="Arial" w:hAnsi="Arial" w:cs="Arial"/>
          <w:b/>
          <w:bCs/>
          <w:lang w:val="en-US"/>
        </w:rPr>
        <w:t>]:</w:t>
      </w:r>
      <w:r w:rsidRPr="00C61822">
        <w:rPr>
          <w:rFonts w:ascii="Arial" w:hAnsi="Arial" w:cs="Arial"/>
          <w:lang w:val="en-US"/>
        </w:rPr>
        <w:t xml:space="preserve"> </w:t>
      </w:r>
      <w:r w:rsidR="00FC4E40">
        <w:rPr>
          <w:rFonts w:ascii="Arial" w:hAnsi="Arial" w:cs="Arial"/>
          <w:lang w:val="en-US"/>
        </w:rPr>
        <w:t xml:space="preserve">Develop a multiple testing procedure </w:t>
      </w:r>
      <w:r w:rsidR="00246BC4">
        <w:rPr>
          <w:rFonts w:ascii="Arial" w:hAnsi="Arial" w:cs="Arial"/>
          <w:lang w:val="en-US"/>
        </w:rPr>
        <w:t>controlling</w:t>
      </w:r>
      <w:r w:rsidR="00FC4E40">
        <w:rPr>
          <w:rFonts w:ascii="Arial" w:hAnsi="Arial" w:cs="Arial"/>
          <w:lang w:val="en-US"/>
        </w:rPr>
        <w:t xml:space="preserve"> </w:t>
      </w:r>
      <w:r w:rsidR="007B35F8">
        <w:rPr>
          <w:rFonts w:ascii="Arial" w:hAnsi="Arial" w:cs="Arial"/>
          <w:lang w:val="en-US"/>
        </w:rPr>
        <w:t xml:space="preserve">the </w:t>
      </w:r>
      <w:r w:rsidR="00FC4E40">
        <w:rPr>
          <w:rFonts w:ascii="Arial" w:hAnsi="Arial" w:cs="Arial"/>
          <w:lang w:val="en-US"/>
        </w:rPr>
        <w:t>false discovery rate across moderator-network edges</w:t>
      </w:r>
      <w:r w:rsidR="00246BC4">
        <w:rPr>
          <w:rFonts w:ascii="Arial" w:hAnsi="Arial" w:cs="Arial"/>
          <w:lang w:val="en-US"/>
        </w:rPr>
        <w:t>,</w:t>
      </w:r>
      <w:r w:rsidR="00FC4E40">
        <w:rPr>
          <w:rFonts w:ascii="Arial" w:hAnsi="Arial" w:cs="Arial"/>
          <w:lang w:val="en-US"/>
        </w:rPr>
        <w:t xml:space="preserve"> accounting for high</w:t>
      </w:r>
      <w:r w:rsidR="0062758E">
        <w:rPr>
          <w:rFonts w:ascii="Arial" w:hAnsi="Arial" w:cs="Arial"/>
          <w:lang w:val="en-US"/>
        </w:rPr>
        <w:t xml:space="preserve"> </w:t>
      </w:r>
      <w:r w:rsidR="00FC4E40">
        <w:rPr>
          <w:rFonts w:ascii="Arial" w:hAnsi="Arial" w:cs="Arial"/>
          <w:lang w:val="en-US"/>
        </w:rPr>
        <w:t>dimension</w:t>
      </w:r>
      <w:r w:rsidR="00246BC4">
        <w:rPr>
          <w:rFonts w:ascii="Arial" w:hAnsi="Arial" w:cs="Arial"/>
          <w:lang w:val="en-US"/>
        </w:rPr>
        <w:t>ality</w:t>
      </w:r>
      <w:r w:rsidR="00FC4E40">
        <w:rPr>
          <w:rFonts w:ascii="Arial" w:hAnsi="Arial" w:cs="Arial"/>
          <w:lang w:val="en-US"/>
        </w:rPr>
        <w:t xml:space="preserve"> and subject heterogeneity.</w:t>
      </w:r>
    </w:p>
    <w:p w14:paraId="6D1B43B2" w14:textId="77777777" w:rsidR="00D85622" w:rsidRPr="00C61822" w:rsidRDefault="00D85622">
      <w:pPr>
        <w:spacing w:after="0" w:line="240" w:lineRule="auto"/>
        <w:ind w:firstLine="360"/>
        <w:jc w:val="both"/>
        <w:rPr>
          <w:rFonts w:ascii="Arial" w:hAnsi="Arial" w:cs="Arial"/>
          <w:lang w:val="en-US"/>
        </w:rPr>
        <w:pPrChange w:id="4" w:author="Holly O'Rourke" w:date="2026-03-11T12:26:00Z" w16du:dateUtc="2026-03-11T19:26:00Z">
          <w:pPr>
            <w:ind w:firstLine="360"/>
            <w:jc w:val="both"/>
          </w:pPr>
        </w:pPrChange>
      </w:pPr>
    </w:p>
    <w:p w14:paraId="2E7EA3B6" w14:textId="717D64D7" w:rsidR="000E2A5D" w:rsidRDefault="000E2A5D" w:rsidP="00D85622">
      <w:pPr>
        <w:spacing w:after="0" w:line="240" w:lineRule="auto"/>
        <w:ind w:firstLine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>[</w:t>
      </w:r>
      <w:r w:rsidRPr="00C61822">
        <w:rPr>
          <w:rFonts w:ascii="Arial" w:hAnsi="Arial" w:cs="Arial"/>
          <w:b/>
          <w:bCs/>
          <w:lang w:val="en-US"/>
        </w:rPr>
        <w:t>A2</w:t>
      </w:r>
      <w:r>
        <w:rPr>
          <w:rFonts w:ascii="Arial" w:hAnsi="Arial" w:cs="Arial"/>
          <w:b/>
          <w:bCs/>
          <w:lang w:val="en-US"/>
        </w:rPr>
        <w:t xml:space="preserve">] </w:t>
      </w:r>
      <w:r w:rsidRPr="00C61822">
        <w:rPr>
          <w:rFonts w:ascii="Arial" w:hAnsi="Arial" w:cs="Arial"/>
          <w:b/>
          <w:bCs/>
          <w:lang w:val="en-US"/>
        </w:rPr>
        <w:t xml:space="preserve">Implement the method in R [Months </w:t>
      </w:r>
      <w:r w:rsidR="0042685D">
        <w:rPr>
          <w:rFonts w:ascii="Arial" w:hAnsi="Arial" w:cs="Arial"/>
          <w:b/>
          <w:bCs/>
          <w:lang w:val="en-US"/>
        </w:rPr>
        <w:t>7</w:t>
      </w:r>
      <w:r w:rsidR="00706073">
        <w:rPr>
          <w:rFonts w:ascii="Arial" w:hAnsi="Arial" w:cs="Arial"/>
          <w:b/>
          <w:bCs/>
          <w:lang w:val="en-US"/>
        </w:rPr>
        <w:t>-</w:t>
      </w:r>
      <w:r w:rsidR="0042685D">
        <w:rPr>
          <w:rFonts w:ascii="Arial" w:hAnsi="Arial" w:cs="Arial"/>
          <w:b/>
          <w:bCs/>
          <w:lang w:val="en-US"/>
        </w:rPr>
        <w:t>12</w:t>
      </w:r>
      <w:r w:rsidRPr="00C61822">
        <w:rPr>
          <w:rFonts w:ascii="Arial" w:hAnsi="Arial" w:cs="Arial"/>
          <w:b/>
          <w:bCs/>
          <w:lang w:val="en-US"/>
        </w:rPr>
        <w:t>]:</w:t>
      </w:r>
      <w:r w:rsidRPr="00C61822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I</w:t>
      </w:r>
      <w:r w:rsidRPr="00C61822">
        <w:rPr>
          <w:rFonts w:ascii="Arial" w:hAnsi="Arial" w:cs="Arial"/>
          <w:lang w:val="en-US"/>
        </w:rPr>
        <w:t xml:space="preserve">mplement the testing method and release it as an R package. </w:t>
      </w:r>
    </w:p>
    <w:p w14:paraId="28204E06" w14:textId="77777777" w:rsidR="00D85622" w:rsidRPr="00C61822" w:rsidRDefault="00D85622">
      <w:pPr>
        <w:spacing w:after="0" w:line="240" w:lineRule="auto"/>
        <w:ind w:firstLine="360"/>
        <w:jc w:val="both"/>
        <w:rPr>
          <w:rFonts w:ascii="Arial" w:hAnsi="Arial" w:cs="Arial"/>
          <w:lang w:val="en-US"/>
        </w:rPr>
        <w:pPrChange w:id="5" w:author="Holly O'Rourke" w:date="2026-03-11T12:26:00Z" w16du:dateUtc="2026-03-11T19:26:00Z">
          <w:pPr>
            <w:ind w:firstLine="360"/>
            <w:jc w:val="both"/>
          </w:pPr>
        </w:pPrChange>
      </w:pPr>
    </w:p>
    <w:p w14:paraId="4B5B4CC4" w14:textId="79436D27" w:rsidR="000E2A5D" w:rsidRDefault="000E2A5D" w:rsidP="00D85622">
      <w:pPr>
        <w:spacing w:after="0" w:line="240" w:lineRule="auto"/>
        <w:ind w:firstLine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[A3] </w:t>
      </w:r>
      <w:r w:rsidRPr="00C61822">
        <w:rPr>
          <w:rFonts w:ascii="Arial" w:hAnsi="Arial" w:cs="Arial"/>
          <w:b/>
          <w:bCs/>
          <w:lang w:val="en-US"/>
        </w:rPr>
        <w:t xml:space="preserve">Evaluate performance [Months </w:t>
      </w:r>
      <w:r w:rsidR="0042685D">
        <w:rPr>
          <w:rFonts w:ascii="Arial" w:hAnsi="Arial" w:cs="Arial"/>
          <w:b/>
          <w:bCs/>
          <w:lang w:val="en-US"/>
        </w:rPr>
        <w:t>7</w:t>
      </w:r>
      <w:r w:rsidR="00706073">
        <w:rPr>
          <w:rFonts w:ascii="Arial" w:hAnsi="Arial" w:cs="Arial"/>
          <w:b/>
          <w:bCs/>
          <w:lang w:val="en-US"/>
        </w:rPr>
        <w:t>-</w:t>
      </w:r>
      <w:r w:rsidR="0042685D">
        <w:rPr>
          <w:rFonts w:ascii="Arial" w:hAnsi="Arial" w:cs="Arial"/>
          <w:b/>
          <w:bCs/>
          <w:lang w:val="en-US"/>
        </w:rPr>
        <w:t>12</w:t>
      </w:r>
      <w:r w:rsidRPr="00C61822">
        <w:rPr>
          <w:rFonts w:ascii="Arial" w:hAnsi="Arial" w:cs="Arial"/>
          <w:b/>
          <w:bCs/>
          <w:lang w:val="en-US"/>
        </w:rPr>
        <w:t>]:</w:t>
      </w:r>
      <w:r w:rsidRPr="00C61822">
        <w:rPr>
          <w:rFonts w:ascii="Arial" w:hAnsi="Arial" w:cs="Arial"/>
          <w:lang w:val="en-US"/>
        </w:rPr>
        <w:t xml:space="preserve"> Assess the testing procedure on simulated and real data. Apply the procedure to the </w:t>
      </w:r>
      <w:r w:rsidR="00246BC4">
        <w:rPr>
          <w:rFonts w:ascii="Arial" w:hAnsi="Arial" w:cs="Arial"/>
          <w:lang w:val="en-US"/>
        </w:rPr>
        <w:t>GLOBEM</w:t>
      </w:r>
      <w:r w:rsidRPr="00C61822">
        <w:rPr>
          <w:rFonts w:ascii="Arial" w:hAnsi="Arial" w:cs="Arial"/>
          <w:lang w:val="en-US"/>
        </w:rPr>
        <w:t xml:space="preserve"> dataset </w:t>
      </w:r>
      <w:r w:rsidR="00DB40D9">
        <w:rPr>
          <w:rFonts w:ascii="Arial" w:hAnsi="Arial" w:cs="Arial"/>
          <w:lang w:val="en-US"/>
        </w:rPr>
        <w:t xml:space="preserve">[13] </w:t>
      </w:r>
      <w:r w:rsidR="00D85622">
        <w:rPr>
          <w:rFonts w:ascii="Arial" w:hAnsi="Arial" w:cs="Arial"/>
          <w:lang w:val="en-US"/>
        </w:rPr>
        <w:t xml:space="preserve">as well as investigator-owned datasets </w:t>
      </w:r>
      <w:r w:rsidRPr="00C61822">
        <w:rPr>
          <w:rFonts w:ascii="Arial" w:hAnsi="Arial" w:cs="Arial"/>
          <w:lang w:val="en-US"/>
        </w:rPr>
        <w:t xml:space="preserve">to examine </w:t>
      </w:r>
      <w:r w:rsidR="0062758E">
        <w:rPr>
          <w:rFonts w:ascii="Arial" w:hAnsi="Arial" w:cs="Arial"/>
          <w:lang w:val="en-US"/>
        </w:rPr>
        <w:t>how</w:t>
      </w:r>
      <w:r w:rsidRPr="00C61822">
        <w:rPr>
          <w:rFonts w:ascii="Arial" w:hAnsi="Arial" w:cs="Arial"/>
          <w:lang w:val="en-US"/>
        </w:rPr>
        <w:t xml:space="preserve"> socio-economic moderators </w:t>
      </w:r>
      <w:r w:rsidR="0062758E">
        <w:rPr>
          <w:rFonts w:ascii="Arial" w:hAnsi="Arial" w:cs="Arial"/>
          <w:lang w:val="en-US"/>
        </w:rPr>
        <w:t>influence</w:t>
      </w:r>
      <w:r w:rsidRPr="00C61822">
        <w:rPr>
          <w:rFonts w:ascii="Arial" w:hAnsi="Arial" w:cs="Arial"/>
          <w:lang w:val="en-US"/>
        </w:rPr>
        <w:t xml:space="preserve"> behavioral patterns</w:t>
      </w:r>
      <w:r w:rsidR="0062758E">
        <w:rPr>
          <w:rFonts w:ascii="Arial" w:hAnsi="Arial" w:cs="Arial"/>
          <w:lang w:val="en-US"/>
        </w:rPr>
        <w:t xml:space="preserve"> over time</w:t>
      </w:r>
      <w:r w:rsidRPr="00C61822">
        <w:rPr>
          <w:rFonts w:ascii="Arial" w:hAnsi="Arial" w:cs="Arial"/>
          <w:lang w:val="en-US"/>
        </w:rPr>
        <w:t xml:space="preserve">. </w:t>
      </w:r>
    </w:p>
    <w:p w14:paraId="60D5EB13" w14:textId="77777777" w:rsidR="00D85622" w:rsidRPr="00C61822" w:rsidRDefault="00D85622">
      <w:pPr>
        <w:spacing w:after="0" w:line="240" w:lineRule="auto"/>
        <w:ind w:firstLine="360"/>
        <w:jc w:val="both"/>
        <w:rPr>
          <w:rFonts w:ascii="Arial" w:hAnsi="Arial" w:cs="Arial"/>
          <w:lang w:val="en-US"/>
        </w:rPr>
        <w:pPrChange w:id="6" w:author="Holly O'Rourke" w:date="2026-03-11T12:26:00Z" w16du:dateUtc="2026-03-11T19:26:00Z">
          <w:pPr>
            <w:ind w:firstLine="360"/>
            <w:jc w:val="both"/>
          </w:pPr>
        </w:pPrChange>
      </w:pPr>
    </w:p>
    <w:p w14:paraId="089CD845" w14:textId="757E4CB4" w:rsidR="000E2A5D" w:rsidRDefault="000E2A5D" w:rsidP="00D85622">
      <w:pPr>
        <w:spacing w:after="0" w:line="240" w:lineRule="auto"/>
        <w:ind w:firstLine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[A4] </w:t>
      </w:r>
      <w:r w:rsidR="007B35F8">
        <w:rPr>
          <w:rFonts w:ascii="Arial" w:hAnsi="Arial" w:cs="Arial"/>
          <w:b/>
          <w:bCs/>
          <w:lang w:val="en-US"/>
        </w:rPr>
        <w:t xml:space="preserve">Explore extensions and external funding </w:t>
      </w:r>
      <w:r w:rsidRPr="00C61822">
        <w:rPr>
          <w:rFonts w:ascii="Arial" w:hAnsi="Arial" w:cs="Arial"/>
          <w:b/>
          <w:bCs/>
          <w:lang w:val="en-US"/>
        </w:rPr>
        <w:t xml:space="preserve">[Months </w:t>
      </w:r>
      <w:r w:rsidR="006F7D88">
        <w:rPr>
          <w:rFonts w:ascii="Arial" w:hAnsi="Arial" w:cs="Arial"/>
          <w:b/>
          <w:bCs/>
          <w:lang w:val="en-US"/>
        </w:rPr>
        <w:t>1</w:t>
      </w:r>
      <w:r w:rsidR="00706073">
        <w:rPr>
          <w:rFonts w:ascii="Arial" w:hAnsi="Arial" w:cs="Arial"/>
          <w:b/>
          <w:bCs/>
          <w:lang w:val="en-US"/>
        </w:rPr>
        <w:t>-12</w:t>
      </w:r>
      <w:r w:rsidRPr="00C61822">
        <w:rPr>
          <w:rFonts w:ascii="Arial" w:hAnsi="Arial" w:cs="Arial"/>
          <w:b/>
          <w:bCs/>
          <w:lang w:val="en-US"/>
        </w:rPr>
        <w:t xml:space="preserve">]: </w:t>
      </w:r>
      <w:r w:rsidR="007B35F8" w:rsidRPr="007B35F8">
        <w:rPr>
          <w:rFonts w:ascii="Arial" w:hAnsi="Arial" w:cs="Arial"/>
          <w:lang w:val="en-US"/>
        </w:rPr>
        <w:t xml:space="preserve">Establish </w:t>
      </w:r>
      <w:r w:rsidR="007B35F8">
        <w:rPr>
          <w:rFonts w:ascii="Arial" w:hAnsi="Arial" w:cs="Arial"/>
          <w:lang w:val="en-US"/>
        </w:rPr>
        <w:t xml:space="preserve">new </w:t>
      </w:r>
      <w:r w:rsidR="007B35F8" w:rsidRPr="007B35F8">
        <w:rPr>
          <w:rFonts w:ascii="Arial" w:hAnsi="Arial" w:cs="Arial"/>
          <w:lang w:val="en-US"/>
        </w:rPr>
        <w:t>interdisciplinary collaborations</w:t>
      </w:r>
      <w:r w:rsidR="007B35F8">
        <w:rPr>
          <w:rFonts w:ascii="Arial" w:hAnsi="Arial" w:cs="Arial"/>
          <w:lang w:val="en-US"/>
        </w:rPr>
        <w:t xml:space="preserve"> and</w:t>
      </w:r>
      <w:r w:rsidR="007B35F8" w:rsidRPr="007B35F8">
        <w:rPr>
          <w:rFonts w:ascii="Arial" w:hAnsi="Arial" w:cs="Arial"/>
          <w:lang w:val="en-US"/>
        </w:rPr>
        <w:t xml:space="preserve"> prepare proposals for extramural funding.</w:t>
      </w:r>
    </w:p>
    <w:p w14:paraId="105B9BF2" w14:textId="77777777" w:rsidR="00D85622" w:rsidRPr="007B35F8" w:rsidRDefault="00D85622">
      <w:pPr>
        <w:spacing w:after="0" w:line="240" w:lineRule="auto"/>
        <w:ind w:firstLine="360"/>
        <w:jc w:val="both"/>
        <w:rPr>
          <w:rFonts w:ascii="Arial" w:hAnsi="Arial" w:cs="Arial"/>
          <w:lang w:val="en-US"/>
        </w:rPr>
        <w:pPrChange w:id="7" w:author="Holly O'Rourke" w:date="2026-03-11T12:26:00Z" w16du:dateUtc="2026-03-11T19:26:00Z">
          <w:pPr>
            <w:ind w:firstLine="360"/>
            <w:jc w:val="both"/>
          </w:pPr>
        </w:pPrChange>
      </w:pPr>
    </w:p>
    <w:p w14:paraId="0421731C" w14:textId="6FFA50E7" w:rsidR="000E2A5D" w:rsidRDefault="005A3885">
      <w:pPr>
        <w:spacing w:after="0" w:line="24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Anticipated Results</w:t>
      </w:r>
    </w:p>
    <w:p w14:paraId="0EDED88E" w14:textId="6586B8AB" w:rsidR="00CD02A7" w:rsidRDefault="001105EF" w:rsidP="00342D76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1105EF">
        <w:rPr>
          <w:rFonts w:ascii="Arial" w:hAnsi="Arial" w:cs="Arial"/>
          <w:lang w:val="en-US"/>
        </w:rPr>
        <w:t xml:space="preserve">We anticipate the development of the manuscript </w:t>
      </w:r>
      <w:r w:rsidRPr="001105EF">
        <w:rPr>
          <w:rFonts w:ascii="Arial" w:hAnsi="Arial" w:cs="Arial"/>
          <w:i/>
          <w:iCs/>
          <w:lang w:val="en-US"/>
        </w:rPr>
        <w:t>“Testing Moderator Effects on Multiple-Subject Granger-Causal Networks on Intensive Longitudinal Data,”</w:t>
      </w:r>
      <w:r w:rsidRPr="001105EF">
        <w:rPr>
          <w:rFonts w:ascii="Arial" w:hAnsi="Arial" w:cs="Arial"/>
          <w:lang w:val="en-US"/>
        </w:rPr>
        <w:t xml:space="preserve"> together with a companion R package. In addition, we expect the establishment of new collaborative teams to extend MOD-VAR to general multi-subject longitudinal studies. One direction is to extend MOD-VAR for the analysis of brain connectivity networks using fMRI data to determine how moderators influence brain connectivity pathways [14,15,16]. A second direction is the analysis of multi-subject electroencephalogram (EEG) recordings to determine how brain activity</w:t>
      </w:r>
      <w:r>
        <w:rPr>
          <w:rFonts w:ascii="Arial" w:hAnsi="Arial" w:cs="Arial"/>
          <w:lang w:val="en-US"/>
        </w:rPr>
        <w:t xml:space="preserve"> varies across individuals</w:t>
      </w:r>
      <w:r w:rsidRPr="001105EF">
        <w:rPr>
          <w:rFonts w:ascii="Arial" w:hAnsi="Arial" w:cs="Arial"/>
          <w:lang w:val="en-US"/>
        </w:rPr>
        <w:t xml:space="preserve"> [19,20,21]. Extramural funding will</w:t>
      </w:r>
      <w:r w:rsidR="00A70638">
        <w:rPr>
          <w:rFonts w:ascii="Arial" w:hAnsi="Arial" w:cs="Arial"/>
          <w:lang w:val="en-US"/>
        </w:rPr>
        <w:t xml:space="preserve"> likely</w:t>
      </w:r>
      <w:r w:rsidRPr="001105EF">
        <w:rPr>
          <w:rFonts w:ascii="Arial" w:hAnsi="Arial" w:cs="Arial"/>
          <w:lang w:val="en-US"/>
        </w:rPr>
        <w:t xml:space="preserve"> be required for the success of these innovative extensions. The UCR Research Small Grant will provide early support for the development of our MOD-VAR </w:t>
      </w:r>
      <w:r w:rsidRPr="001105EF">
        <w:rPr>
          <w:rFonts w:ascii="Arial" w:hAnsi="Arial" w:cs="Arial"/>
          <w:lang w:val="en-US"/>
        </w:rPr>
        <w:t>methodology</w:t>
      </w:r>
      <w:r>
        <w:rPr>
          <w:rFonts w:ascii="Arial" w:hAnsi="Arial" w:cs="Arial"/>
          <w:lang w:val="en-US"/>
        </w:rPr>
        <w:t xml:space="preserve"> and generate </w:t>
      </w:r>
      <w:r w:rsidRPr="001105EF">
        <w:rPr>
          <w:rFonts w:ascii="Arial" w:hAnsi="Arial" w:cs="Arial"/>
          <w:lang w:val="en-US"/>
        </w:rPr>
        <w:t xml:space="preserve">preliminary results </w:t>
      </w:r>
      <w:r>
        <w:rPr>
          <w:rFonts w:ascii="Arial" w:hAnsi="Arial" w:cs="Arial"/>
          <w:lang w:val="en-US"/>
        </w:rPr>
        <w:t>vital for</w:t>
      </w:r>
      <w:r w:rsidRPr="001105EF">
        <w:rPr>
          <w:rFonts w:ascii="Arial" w:hAnsi="Arial" w:cs="Arial"/>
          <w:lang w:val="en-US"/>
        </w:rPr>
        <w:t xml:space="preserve"> future grant applications and the long-term </w:t>
      </w:r>
      <w:r>
        <w:rPr>
          <w:rFonts w:ascii="Arial" w:hAnsi="Arial" w:cs="Arial"/>
          <w:lang w:val="en-US"/>
        </w:rPr>
        <w:t>advancement</w:t>
      </w:r>
      <w:r w:rsidRPr="001105EF">
        <w:rPr>
          <w:rFonts w:ascii="Arial" w:hAnsi="Arial" w:cs="Arial"/>
          <w:lang w:val="en-US"/>
        </w:rPr>
        <w:t xml:space="preserve"> of </w:t>
      </w:r>
      <w:r>
        <w:rPr>
          <w:rFonts w:ascii="Arial" w:hAnsi="Arial" w:cs="Arial"/>
          <w:lang w:val="en-US"/>
        </w:rPr>
        <w:t>our</w:t>
      </w:r>
      <w:r w:rsidRPr="001105EF">
        <w:rPr>
          <w:rFonts w:ascii="Arial" w:hAnsi="Arial" w:cs="Arial"/>
          <w:lang w:val="en-US"/>
        </w:rPr>
        <w:t xml:space="preserve"> research program.</w:t>
      </w:r>
      <w:r w:rsidR="00325CC4">
        <w:rPr>
          <w:rFonts w:ascii="Arial" w:hAnsi="Arial" w:cs="Arial"/>
          <w:lang w:val="en-US"/>
        </w:rPr>
        <w:br w:type="page"/>
      </w:r>
    </w:p>
    <w:p w14:paraId="3452D7E2" w14:textId="477F927F" w:rsidR="00325CC4" w:rsidRPr="000F1846" w:rsidRDefault="00325CC4" w:rsidP="000F1846">
      <w:pPr>
        <w:tabs>
          <w:tab w:val="left" w:pos="1970"/>
        </w:tabs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0F1846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References:</w:t>
      </w:r>
    </w:p>
    <w:p w14:paraId="173700DC" w14:textId="0C17A4C7" w:rsidR="000F1846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CE207E">
        <w:rPr>
          <w:rFonts w:ascii="Arial" w:hAnsi="Arial" w:cs="Arial"/>
          <w:lang w:val="en-US"/>
        </w:rPr>
        <w:t xml:space="preserve">Molenaar, P. C. (2004). A manifesto on psychology as idiographic science: Bringing the person back into scientific psychology, this time forever. </w:t>
      </w:r>
      <w:r w:rsidRPr="004A3EDF">
        <w:rPr>
          <w:rFonts w:ascii="Arial" w:hAnsi="Arial" w:cs="Arial"/>
          <w:i/>
          <w:iCs/>
          <w:lang w:val="en-US"/>
          <w:rPrChange w:id="8" w:author="Jose A Sanchez Gomez" w:date="2026-03-11T15:12:00Z" w16du:dateUtc="2026-03-11T22:12:00Z">
            <w:rPr>
              <w:rFonts w:ascii="Arial" w:hAnsi="Arial" w:cs="Arial"/>
              <w:i/>
              <w:iCs/>
            </w:rPr>
          </w:rPrChange>
        </w:rPr>
        <w:t>Measurement</w:t>
      </w:r>
      <w:r w:rsidRPr="004A3EDF">
        <w:rPr>
          <w:rFonts w:ascii="Arial" w:hAnsi="Arial" w:cs="Arial"/>
          <w:lang w:val="en-US"/>
          <w:rPrChange w:id="9" w:author="Jose A Sanchez Gomez" w:date="2026-03-11T15:12:00Z" w16du:dateUtc="2026-03-11T22:12:00Z">
            <w:rPr>
              <w:rFonts w:ascii="Arial" w:hAnsi="Arial" w:cs="Arial"/>
            </w:rPr>
          </w:rPrChange>
        </w:rPr>
        <w:t xml:space="preserve">, </w:t>
      </w:r>
      <w:r w:rsidRPr="004A3EDF">
        <w:rPr>
          <w:rFonts w:ascii="Arial" w:hAnsi="Arial" w:cs="Arial"/>
          <w:i/>
          <w:iCs/>
          <w:lang w:val="en-US"/>
          <w:rPrChange w:id="10" w:author="Jose A Sanchez Gomez" w:date="2026-03-11T15:12:00Z" w16du:dateUtc="2026-03-11T22:12:00Z">
            <w:rPr>
              <w:rFonts w:ascii="Arial" w:hAnsi="Arial" w:cs="Arial"/>
              <w:i/>
              <w:iCs/>
            </w:rPr>
          </w:rPrChange>
        </w:rPr>
        <w:t>2</w:t>
      </w:r>
      <w:r w:rsidRPr="004A3EDF">
        <w:rPr>
          <w:rFonts w:ascii="Arial" w:hAnsi="Arial" w:cs="Arial"/>
          <w:lang w:val="en-US"/>
          <w:rPrChange w:id="11" w:author="Jose A Sanchez Gomez" w:date="2026-03-11T15:12:00Z" w16du:dateUtc="2026-03-11T22:12:00Z">
            <w:rPr>
              <w:rFonts w:ascii="Arial" w:hAnsi="Arial" w:cs="Arial"/>
            </w:rPr>
          </w:rPrChange>
        </w:rPr>
        <w:t>(4), 201-218.</w:t>
      </w:r>
    </w:p>
    <w:p w14:paraId="4B765F68" w14:textId="2596FA19" w:rsidR="000F1846" w:rsidRDefault="000F1846" w:rsidP="00B12F70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2</w:t>
      </w:r>
      <w:r>
        <w:rPr>
          <w:rFonts w:ascii="Arial" w:hAnsi="Arial" w:cs="Arial"/>
          <w:lang w:val="en-US"/>
        </w:rPr>
        <w:t xml:space="preserve">] </w:t>
      </w:r>
      <w:r>
        <w:rPr>
          <w:rFonts w:ascii="Arial" w:hAnsi="Arial" w:cs="Arial"/>
          <w:lang w:val="en-US"/>
        </w:rPr>
        <w:tab/>
      </w:r>
      <w:r w:rsidRPr="00CE207E">
        <w:rPr>
          <w:rFonts w:ascii="Arial" w:hAnsi="Arial" w:cs="Arial"/>
          <w:lang w:val="en-US"/>
        </w:rPr>
        <w:t xml:space="preserve">Golino, H., Nesselroade, J., &amp; Christensen, A. P. (2025). Toward a psychology of individuals: The ergodicity information index and a bottom-up approach for finding generalizations. </w:t>
      </w:r>
      <w:r w:rsidRPr="00347C8E">
        <w:rPr>
          <w:rFonts w:ascii="Arial" w:hAnsi="Arial" w:cs="Arial"/>
          <w:i/>
          <w:iCs/>
          <w:lang w:val="en-US"/>
        </w:rPr>
        <w:t>Multivariate Behavioral Research</w:t>
      </w:r>
      <w:r w:rsidRPr="00347C8E">
        <w:rPr>
          <w:rFonts w:ascii="Arial" w:hAnsi="Arial" w:cs="Arial"/>
          <w:lang w:val="en-US"/>
        </w:rPr>
        <w:t xml:space="preserve">, </w:t>
      </w:r>
      <w:r w:rsidRPr="00347C8E">
        <w:rPr>
          <w:rFonts w:ascii="Arial" w:hAnsi="Arial" w:cs="Arial"/>
          <w:i/>
          <w:iCs/>
          <w:lang w:val="en-US"/>
        </w:rPr>
        <w:t>60</w:t>
      </w:r>
      <w:r w:rsidRPr="00347C8E">
        <w:rPr>
          <w:rFonts w:ascii="Arial" w:hAnsi="Arial" w:cs="Arial"/>
          <w:lang w:val="en-US"/>
        </w:rPr>
        <w:t>(3), 528-555.</w:t>
      </w:r>
    </w:p>
    <w:p w14:paraId="24ED0A72" w14:textId="1AEF11FA" w:rsidR="000F1846" w:rsidRDefault="00325CC4" w:rsidP="00B12F70">
      <w:pPr>
        <w:ind w:left="705" w:hanging="705"/>
        <w:jc w:val="both"/>
        <w:rPr>
          <w:rFonts w:ascii="Arial" w:hAnsi="Arial" w:cs="Arial"/>
          <w:lang w:val="en-US"/>
        </w:rPr>
      </w:pPr>
      <w:r w:rsidRPr="00325CC4"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3</w:t>
      </w:r>
      <w:r w:rsidRPr="00325CC4">
        <w:rPr>
          <w:rFonts w:ascii="Arial" w:hAnsi="Arial" w:cs="Arial"/>
          <w:lang w:val="en-US"/>
        </w:rPr>
        <w:t xml:space="preserve">] </w:t>
      </w:r>
      <w:r w:rsidRPr="00325CC4">
        <w:rPr>
          <w:rFonts w:ascii="Arial" w:hAnsi="Arial" w:cs="Arial"/>
          <w:lang w:val="en-US"/>
        </w:rPr>
        <w:tab/>
        <w:t>Sánchez Gómez, J. A., O’Rourk</w:t>
      </w:r>
      <w:r>
        <w:rPr>
          <w:rFonts w:ascii="Arial" w:hAnsi="Arial" w:cs="Arial"/>
          <w:lang w:val="en-US"/>
        </w:rPr>
        <w:t xml:space="preserve">e, H, Brewer, G. (2026) </w:t>
      </w:r>
      <w:r w:rsidRPr="00325CC4">
        <w:rPr>
          <w:rFonts w:ascii="Arial" w:hAnsi="Arial" w:cs="Arial"/>
          <w:lang w:val="en-US"/>
        </w:rPr>
        <w:t>Estimating Moderator</w:t>
      </w:r>
      <w:r w:rsidR="000F1846">
        <w:rPr>
          <w:rFonts w:ascii="Arial" w:hAnsi="Arial" w:cs="Arial"/>
          <w:lang w:val="en-US"/>
        </w:rPr>
        <w:t xml:space="preserve"> </w:t>
      </w:r>
      <w:r w:rsidRPr="00325CC4">
        <w:rPr>
          <w:rFonts w:ascii="Arial" w:hAnsi="Arial" w:cs="Arial"/>
          <w:lang w:val="en-US"/>
        </w:rPr>
        <w:t>Effects on Multiple</w:t>
      </w:r>
      <w:r>
        <w:rPr>
          <w:rFonts w:ascii="Arial" w:hAnsi="Arial" w:cs="Arial"/>
          <w:lang w:val="en-US"/>
        </w:rPr>
        <w:t xml:space="preserve"> </w:t>
      </w:r>
      <w:r w:rsidRPr="00325CC4">
        <w:rPr>
          <w:rFonts w:ascii="Arial" w:hAnsi="Arial" w:cs="Arial"/>
          <w:lang w:val="en-US"/>
        </w:rPr>
        <w:t>Subject Intensive Longitudinal Studies.</w:t>
      </w:r>
      <w:r>
        <w:rPr>
          <w:rFonts w:ascii="Arial" w:hAnsi="Arial" w:cs="Arial"/>
          <w:lang w:val="en-US"/>
        </w:rPr>
        <w:t xml:space="preserve"> In preparation.</w:t>
      </w:r>
    </w:p>
    <w:p w14:paraId="3D9853ED" w14:textId="1DAA25A8" w:rsidR="0032396B" w:rsidRDefault="0032396B" w:rsidP="000F1846">
      <w:pPr>
        <w:ind w:left="705" w:hanging="705"/>
        <w:jc w:val="both"/>
        <w:rPr>
          <w:ins w:id="12" w:author="Jose A Sanchez Gomez" w:date="2026-03-11T15:32:00Z" w16du:dateUtc="2026-03-11T22:32:00Z"/>
          <w:rFonts w:ascii="Arial" w:hAnsi="Arial" w:cs="Arial"/>
          <w:lang w:val="en-US"/>
        </w:rPr>
      </w:pPr>
      <w:r w:rsidRPr="00325CC4">
        <w:rPr>
          <w:rFonts w:ascii="Arial" w:hAnsi="Arial" w:cs="Arial"/>
          <w:lang w:val="en-US"/>
        </w:rPr>
        <w:t>[</w:t>
      </w:r>
      <w:r>
        <w:rPr>
          <w:rFonts w:ascii="Arial" w:hAnsi="Arial" w:cs="Arial"/>
          <w:lang w:val="en-US"/>
        </w:rPr>
        <w:t>4</w:t>
      </w:r>
      <w:r w:rsidRPr="00325CC4">
        <w:rPr>
          <w:rFonts w:ascii="Arial" w:hAnsi="Arial" w:cs="Arial"/>
          <w:lang w:val="en-US"/>
        </w:rPr>
        <w:t>]</w:t>
      </w:r>
      <w:r w:rsidRPr="00325CC4">
        <w:rPr>
          <w:rFonts w:ascii="Arial" w:hAnsi="Arial" w:cs="Arial"/>
          <w:lang w:val="en-US"/>
        </w:rPr>
        <w:tab/>
        <w:t xml:space="preserve">Basu, S., &amp; Michailidis, G. (2015). </w:t>
      </w:r>
      <w:r w:rsidRPr="002D1BA3">
        <w:rPr>
          <w:rFonts w:ascii="Arial" w:hAnsi="Arial" w:cs="Arial"/>
          <w:lang w:val="en-US"/>
        </w:rPr>
        <w:t xml:space="preserve">Regularized estimation in sparse high-dimensional time series models. </w:t>
      </w:r>
      <w:r w:rsidRPr="002D1BA3">
        <w:rPr>
          <w:rFonts w:ascii="Arial" w:hAnsi="Arial" w:cs="Arial"/>
          <w:i/>
          <w:iCs/>
          <w:lang w:val="en-US"/>
        </w:rPr>
        <w:t>The Annals of Statistics, 43</w:t>
      </w:r>
      <w:r>
        <w:rPr>
          <w:rFonts w:ascii="Arial" w:hAnsi="Arial" w:cs="Arial"/>
          <w:lang w:val="en-US"/>
        </w:rPr>
        <w:t>(4)</w:t>
      </w:r>
      <w:r w:rsidRPr="002D1BA3">
        <w:rPr>
          <w:rFonts w:ascii="Arial" w:hAnsi="Arial" w:cs="Arial"/>
          <w:lang w:val="en-US"/>
        </w:rPr>
        <w:t xml:space="preserve"> 1535-1567.</w:t>
      </w:r>
    </w:p>
    <w:p w14:paraId="6536AC96" w14:textId="5D7B143D" w:rsidR="000F1846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32396B">
        <w:rPr>
          <w:rFonts w:ascii="Arial" w:hAnsi="Arial" w:cs="Arial"/>
          <w:lang w:val="en-US"/>
        </w:rPr>
        <w:t>5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Gates, K. M., &amp; Molenaar, P. C. (2012). Group search algorithm recovers effective connectivity maps for individuals in homogeneous and heterogeneous samples. </w:t>
      </w:r>
      <w:r w:rsidRPr="002D1BA3">
        <w:rPr>
          <w:rFonts w:ascii="Arial" w:hAnsi="Arial" w:cs="Arial"/>
          <w:i/>
          <w:iCs/>
          <w:lang w:val="en-US"/>
        </w:rPr>
        <w:t>NeuroImage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63</w:t>
      </w:r>
      <w:r w:rsidRPr="002D1BA3">
        <w:rPr>
          <w:rFonts w:ascii="Arial" w:hAnsi="Arial" w:cs="Arial"/>
          <w:lang w:val="en-US"/>
        </w:rPr>
        <w:t>(1), 310-319.</w:t>
      </w:r>
    </w:p>
    <w:p w14:paraId="6D6CFF27" w14:textId="388B3747" w:rsidR="000F1846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32396B">
        <w:rPr>
          <w:rFonts w:ascii="Arial" w:hAnsi="Arial" w:cs="Arial"/>
          <w:lang w:val="en-US"/>
        </w:rPr>
        <w:t>6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Gates, K. M., Lane, S. T., Varangis, E., Giovanello, K., &amp; Guiskewicz, K. (2017). Unsupervised classification during time-series model building. </w:t>
      </w:r>
      <w:r w:rsidRPr="002D1BA3">
        <w:rPr>
          <w:rFonts w:ascii="Arial" w:hAnsi="Arial" w:cs="Arial"/>
          <w:i/>
          <w:iCs/>
          <w:lang w:val="en-US"/>
        </w:rPr>
        <w:t xml:space="preserve">Multivariate </w:t>
      </w:r>
      <w:r>
        <w:rPr>
          <w:rFonts w:ascii="Arial" w:hAnsi="Arial" w:cs="Arial"/>
          <w:i/>
          <w:iCs/>
          <w:lang w:val="en-US"/>
        </w:rPr>
        <w:t>B</w:t>
      </w:r>
      <w:r w:rsidRPr="002D1BA3">
        <w:rPr>
          <w:rFonts w:ascii="Arial" w:hAnsi="Arial" w:cs="Arial"/>
          <w:i/>
          <w:iCs/>
          <w:lang w:val="en-US"/>
        </w:rPr>
        <w:t xml:space="preserve">ehavioral </w:t>
      </w:r>
      <w:r>
        <w:rPr>
          <w:rFonts w:ascii="Arial" w:hAnsi="Arial" w:cs="Arial"/>
          <w:i/>
          <w:iCs/>
          <w:lang w:val="en-US"/>
        </w:rPr>
        <w:t>R</w:t>
      </w:r>
      <w:r w:rsidRPr="002D1BA3">
        <w:rPr>
          <w:rFonts w:ascii="Arial" w:hAnsi="Arial" w:cs="Arial"/>
          <w:i/>
          <w:iCs/>
          <w:lang w:val="en-US"/>
        </w:rPr>
        <w:t>esearch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52</w:t>
      </w:r>
      <w:r w:rsidRPr="002D1BA3">
        <w:rPr>
          <w:rFonts w:ascii="Arial" w:hAnsi="Arial" w:cs="Arial"/>
          <w:lang w:val="en-US"/>
        </w:rPr>
        <w:t>(2), 129-148.</w:t>
      </w:r>
    </w:p>
    <w:p w14:paraId="3D18385A" w14:textId="325E130D" w:rsidR="000F1846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32396B">
        <w:rPr>
          <w:rFonts w:ascii="Arial" w:hAnsi="Arial" w:cs="Arial"/>
          <w:lang w:val="en-US"/>
        </w:rPr>
        <w:t>7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Lane, S. T., Gates, K. M., Pike, H. K., Beltz, A. M., &amp; Wright, A. G. (2019). Uncovering general, shared, and unique temporal patterns in ambulatory assessment data. </w:t>
      </w:r>
      <w:r w:rsidRPr="002D1BA3">
        <w:rPr>
          <w:rFonts w:ascii="Arial" w:hAnsi="Arial" w:cs="Arial"/>
          <w:i/>
          <w:iCs/>
          <w:lang w:val="en-US"/>
        </w:rPr>
        <w:t xml:space="preserve">Psychological </w:t>
      </w:r>
      <w:r>
        <w:rPr>
          <w:rFonts w:ascii="Arial" w:hAnsi="Arial" w:cs="Arial"/>
          <w:i/>
          <w:iCs/>
          <w:lang w:val="en-US"/>
        </w:rPr>
        <w:t>M</w:t>
      </w:r>
      <w:r w:rsidRPr="002D1BA3">
        <w:rPr>
          <w:rFonts w:ascii="Arial" w:hAnsi="Arial" w:cs="Arial"/>
          <w:i/>
          <w:iCs/>
          <w:lang w:val="en-US"/>
        </w:rPr>
        <w:t>ethods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24</w:t>
      </w:r>
      <w:r w:rsidRPr="002D1BA3">
        <w:rPr>
          <w:rFonts w:ascii="Arial" w:hAnsi="Arial" w:cs="Arial"/>
          <w:lang w:val="en-US"/>
        </w:rPr>
        <w:t>(1), 54.</w:t>
      </w:r>
    </w:p>
    <w:p w14:paraId="1A14F24F" w14:textId="111D2549" w:rsidR="00325CC4" w:rsidRPr="002D1BA3" w:rsidRDefault="00325CC4" w:rsidP="00325CC4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32396B">
        <w:rPr>
          <w:rFonts w:ascii="Arial" w:hAnsi="Arial" w:cs="Arial"/>
          <w:lang w:val="en-US"/>
        </w:rPr>
        <w:t>8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Fisher, Z. F., Kim, Y., Fredrickson, B. L., &amp; Pipiras, V. (2022). Penalized estimation and forecasting of multiple subject intensive longitudinal data. </w:t>
      </w:r>
      <w:r w:rsidRPr="002D1BA3">
        <w:rPr>
          <w:rFonts w:ascii="Arial" w:hAnsi="Arial" w:cs="Arial"/>
          <w:i/>
          <w:iCs/>
          <w:lang w:val="en-US"/>
        </w:rPr>
        <w:t>Psychometrika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87</w:t>
      </w:r>
      <w:r w:rsidRPr="002D1BA3">
        <w:rPr>
          <w:rFonts w:ascii="Arial" w:hAnsi="Arial" w:cs="Arial"/>
          <w:lang w:val="en-US"/>
        </w:rPr>
        <w:t>(2), 403-431.</w:t>
      </w:r>
    </w:p>
    <w:p w14:paraId="4CE52384" w14:textId="19AD41D8" w:rsidR="000F1846" w:rsidRDefault="00325CC4" w:rsidP="00B12F70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32396B">
        <w:rPr>
          <w:rFonts w:ascii="Arial" w:hAnsi="Arial" w:cs="Arial"/>
          <w:lang w:val="en-US"/>
        </w:rPr>
        <w:t>9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Crawford, C. M., Park, J. J., Chow, S. M., Ernst, A. F., Pipiras, V., &amp; Fisher, Z. F. (2024). Penalized subgrouping of heterogeneous time series. </w:t>
      </w:r>
      <w:r w:rsidRPr="002D1BA3">
        <w:rPr>
          <w:rFonts w:ascii="Arial" w:hAnsi="Arial" w:cs="Arial"/>
          <w:i/>
          <w:iCs/>
          <w:lang w:val="en-US"/>
        </w:rPr>
        <w:t>arXiv preprint arXiv:2409.03085</w:t>
      </w:r>
      <w:r w:rsidRPr="002D1BA3">
        <w:rPr>
          <w:rFonts w:ascii="Arial" w:hAnsi="Arial" w:cs="Arial"/>
          <w:lang w:val="en-US"/>
        </w:rPr>
        <w:t>.</w:t>
      </w:r>
    </w:p>
    <w:p w14:paraId="1E34FCAA" w14:textId="7C4C960F" w:rsidR="008F3B85" w:rsidRDefault="008F3B85" w:rsidP="008F3B85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</w:t>
      </w:r>
      <w:r w:rsidR="009E1CE9">
        <w:rPr>
          <w:rFonts w:ascii="Arial" w:hAnsi="Arial" w:cs="Arial"/>
          <w:lang w:val="en-US"/>
        </w:rPr>
        <w:t>0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  <w:t xml:space="preserve">Krampe, J., Kreiss, J. P., Paparoditis, E. (2021) Bootstrap based inference for sparse high-dimensional time series models. </w:t>
      </w:r>
      <w:r w:rsidRPr="00853862">
        <w:rPr>
          <w:rFonts w:ascii="Arial" w:hAnsi="Arial" w:cs="Arial"/>
          <w:i/>
          <w:iCs/>
          <w:lang w:val="en-US"/>
        </w:rPr>
        <w:t>Bernoulli, 27</w:t>
      </w:r>
      <w:r>
        <w:rPr>
          <w:rFonts w:ascii="Arial" w:hAnsi="Arial" w:cs="Arial"/>
          <w:lang w:val="en-US"/>
        </w:rPr>
        <w:t>(3) 1441-1466.</w:t>
      </w:r>
    </w:p>
    <w:p w14:paraId="71CDC67E" w14:textId="72AD1F44" w:rsidR="008F3B85" w:rsidRDefault="008F3B85" w:rsidP="008F3B85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</w:t>
      </w:r>
      <w:r w:rsidR="009E1CE9">
        <w:rPr>
          <w:rFonts w:ascii="Arial" w:hAnsi="Arial" w:cs="Arial"/>
          <w:lang w:val="en-US"/>
        </w:rPr>
        <w:t>1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853862">
        <w:rPr>
          <w:rFonts w:ascii="Arial" w:hAnsi="Arial" w:cs="Arial"/>
          <w:lang w:val="en-US"/>
        </w:rPr>
        <w:t xml:space="preserve">Zhu, K., &amp; Liu, H. (2022). Confidence intervals for parameters in high-dimensional sparse vector autoregression. </w:t>
      </w:r>
      <w:r w:rsidRPr="00347C8E">
        <w:rPr>
          <w:rFonts w:ascii="Arial" w:hAnsi="Arial" w:cs="Arial"/>
          <w:i/>
          <w:iCs/>
          <w:lang w:val="en-US"/>
        </w:rPr>
        <w:t>Computational Statistics &amp; Data Analysis</w:t>
      </w:r>
      <w:r w:rsidRPr="00347C8E">
        <w:rPr>
          <w:rFonts w:ascii="Arial" w:hAnsi="Arial" w:cs="Arial"/>
          <w:lang w:val="en-US"/>
        </w:rPr>
        <w:t xml:space="preserve">, </w:t>
      </w:r>
      <w:r w:rsidRPr="00347C8E">
        <w:rPr>
          <w:rFonts w:ascii="Arial" w:hAnsi="Arial" w:cs="Arial"/>
          <w:i/>
          <w:iCs/>
          <w:lang w:val="en-US"/>
        </w:rPr>
        <w:t>168</w:t>
      </w:r>
      <w:r w:rsidRPr="00347C8E">
        <w:rPr>
          <w:rFonts w:ascii="Arial" w:hAnsi="Arial" w:cs="Arial"/>
          <w:lang w:val="en-US"/>
        </w:rPr>
        <w:t>, 107383.</w:t>
      </w:r>
    </w:p>
    <w:p w14:paraId="308F7FB5" w14:textId="52960C4D" w:rsidR="008F3B85" w:rsidRDefault="008F3B85" w:rsidP="00B12F70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</w:t>
      </w:r>
      <w:r w:rsidR="009E1CE9">
        <w:rPr>
          <w:rFonts w:ascii="Arial" w:hAnsi="Arial" w:cs="Arial"/>
          <w:lang w:val="en-US"/>
        </w:rPr>
        <w:t>2</w:t>
      </w:r>
      <w:r>
        <w:rPr>
          <w:rFonts w:ascii="Arial" w:hAnsi="Arial" w:cs="Arial"/>
          <w:lang w:val="en-US"/>
        </w:rPr>
        <w:t xml:space="preserve">] </w:t>
      </w:r>
      <w:r>
        <w:rPr>
          <w:rFonts w:ascii="Arial" w:hAnsi="Arial" w:cs="Arial"/>
          <w:lang w:val="en-US"/>
        </w:rPr>
        <w:tab/>
      </w:r>
      <w:r w:rsidRPr="00853862">
        <w:rPr>
          <w:rFonts w:ascii="Arial" w:hAnsi="Arial" w:cs="Arial"/>
          <w:lang w:val="en-US"/>
        </w:rPr>
        <w:t xml:space="preserve">Uematsu, Y., &amp; Yamagata, T. (2025). Discovering the network Granger causality in large vector autoregressive models. </w:t>
      </w:r>
      <w:r w:rsidRPr="00853862">
        <w:rPr>
          <w:rFonts w:ascii="Arial" w:hAnsi="Arial" w:cs="Arial"/>
          <w:i/>
          <w:iCs/>
          <w:lang w:val="en-US"/>
        </w:rPr>
        <w:t>Journal of the American Statistical Association</w:t>
      </w:r>
      <w:r w:rsidRPr="00853862">
        <w:rPr>
          <w:rFonts w:ascii="Arial" w:hAnsi="Arial" w:cs="Arial"/>
          <w:lang w:val="en-US"/>
        </w:rPr>
        <w:t xml:space="preserve">, </w:t>
      </w:r>
      <w:r w:rsidRPr="00853862">
        <w:rPr>
          <w:rFonts w:ascii="Arial" w:hAnsi="Arial" w:cs="Arial"/>
          <w:i/>
          <w:iCs/>
          <w:lang w:val="en-US"/>
        </w:rPr>
        <w:t>120</w:t>
      </w:r>
      <w:r w:rsidRPr="00853862">
        <w:rPr>
          <w:rFonts w:ascii="Arial" w:hAnsi="Arial" w:cs="Arial"/>
          <w:lang w:val="en-US"/>
        </w:rPr>
        <w:t>(552), 2385-2396.</w:t>
      </w:r>
    </w:p>
    <w:p w14:paraId="621A808F" w14:textId="77777777" w:rsidR="00B12F70" w:rsidRDefault="00B12F70" w:rsidP="00B12F70">
      <w:pPr>
        <w:ind w:left="705" w:hanging="705"/>
        <w:jc w:val="both"/>
        <w:rPr>
          <w:rFonts w:ascii="Arial" w:hAnsi="Arial" w:cs="Arial"/>
          <w:lang w:val="en-US"/>
        </w:rPr>
      </w:pPr>
    </w:p>
    <w:p w14:paraId="70B799DC" w14:textId="775D2682" w:rsidR="00325CC4" w:rsidRDefault="000F1846" w:rsidP="00B12F70">
      <w:pPr>
        <w:ind w:left="705" w:hanging="705"/>
        <w:jc w:val="both"/>
        <w:rPr>
          <w:rFonts w:ascii="Arial" w:hAnsi="Arial" w:cs="Arial"/>
          <w:lang w:val="en-US"/>
        </w:rPr>
      </w:pPr>
      <w:r w:rsidRPr="0032396B">
        <w:rPr>
          <w:rFonts w:ascii="Arial" w:hAnsi="Arial" w:cs="Arial"/>
        </w:rPr>
        <w:lastRenderedPageBreak/>
        <w:t>[</w:t>
      </w:r>
      <w:r w:rsidR="00660EFD" w:rsidRPr="0032396B">
        <w:rPr>
          <w:rFonts w:ascii="Arial" w:hAnsi="Arial" w:cs="Arial"/>
        </w:rPr>
        <w:t>1</w:t>
      </w:r>
      <w:r w:rsidR="009E1CE9">
        <w:rPr>
          <w:rFonts w:ascii="Arial" w:hAnsi="Arial" w:cs="Arial"/>
        </w:rPr>
        <w:t>3</w:t>
      </w:r>
      <w:r w:rsidRPr="0032396B">
        <w:rPr>
          <w:rFonts w:ascii="Arial" w:hAnsi="Arial" w:cs="Arial"/>
        </w:rPr>
        <w:t>]</w:t>
      </w:r>
      <w:r w:rsidRPr="0032396B">
        <w:rPr>
          <w:rFonts w:ascii="Arial" w:hAnsi="Arial" w:cs="Arial"/>
        </w:rPr>
        <w:tab/>
        <w:t xml:space="preserve">Xu, X., Zhang, H., Sefidgar, Y., Ren, Y., Liu, X., Seo, W., ... </w:t>
      </w:r>
      <w:r w:rsidRPr="000F1846">
        <w:rPr>
          <w:rFonts w:ascii="Arial" w:hAnsi="Arial" w:cs="Arial"/>
        </w:rPr>
        <w:t xml:space="preserve">&amp; Dey, A. (2022). </w:t>
      </w:r>
      <w:r w:rsidRPr="002D1BA3">
        <w:rPr>
          <w:rFonts w:ascii="Arial" w:hAnsi="Arial" w:cs="Arial"/>
          <w:lang w:val="en-US"/>
        </w:rPr>
        <w:t xml:space="preserve">GLOBEM dataset: multi-year datasets for longitudinal human behavior modeling generalization. </w:t>
      </w:r>
      <w:r w:rsidRPr="00347C8E">
        <w:rPr>
          <w:rFonts w:ascii="Arial" w:hAnsi="Arial" w:cs="Arial"/>
          <w:i/>
          <w:iCs/>
          <w:lang w:val="en-US"/>
        </w:rPr>
        <w:t>Advances in Neural Information Processing Systems</w:t>
      </w:r>
      <w:r w:rsidRPr="00347C8E">
        <w:rPr>
          <w:rFonts w:ascii="Arial" w:hAnsi="Arial" w:cs="Arial"/>
          <w:lang w:val="en-US"/>
        </w:rPr>
        <w:t xml:space="preserve">, </w:t>
      </w:r>
      <w:r w:rsidRPr="00347C8E">
        <w:rPr>
          <w:rFonts w:ascii="Arial" w:hAnsi="Arial" w:cs="Arial"/>
          <w:i/>
          <w:iCs/>
          <w:lang w:val="en-US"/>
        </w:rPr>
        <w:t>35</w:t>
      </w:r>
      <w:r w:rsidRPr="00347C8E">
        <w:rPr>
          <w:rFonts w:ascii="Arial" w:hAnsi="Arial" w:cs="Arial"/>
          <w:lang w:val="en-US"/>
        </w:rPr>
        <w:t>, 24655-24692.</w:t>
      </w:r>
    </w:p>
    <w:p w14:paraId="740DC783" w14:textId="539774A5" w:rsidR="000F1846" w:rsidRPr="002D1BA3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</w:t>
      </w:r>
      <w:r w:rsidR="009E1CE9">
        <w:rPr>
          <w:rFonts w:ascii="Arial" w:hAnsi="Arial" w:cs="Arial"/>
          <w:lang w:val="en-US"/>
        </w:rPr>
        <w:t>4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Petersson, K. M., Nichols, T. E., Poline, J. B., &amp; Holmes, A. P. (1999). Statistical limitations in functional neuroimaging II. Signal detection and statistical inference. </w:t>
      </w:r>
      <w:r w:rsidRPr="002D1BA3">
        <w:rPr>
          <w:rFonts w:ascii="Arial" w:hAnsi="Arial" w:cs="Arial"/>
          <w:i/>
          <w:iCs/>
          <w:lang w:val="en-US"/>
        </w:rPr>
        <w:t>Philosophical transactions of the Royal Society of London. Series B: Biological Sciences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354</w:t>
      </w:r>
      <w:r w:rsidRPr="002D1BA3">
        <w:rPr>
          <w:rFonts w:ascii="Arial" w:hAnsi="Arial" w:cs="Arial"/>
          <w:lang w:val="en-US"/>
        </w:rPr>
        <w:t>(1387), 1261-1281.</w:t>
      </w:r>
    </w:p>
    <w:p w14:paraId="65D9CE1D" w14:textId="60227C93" w:rsidR="000F1846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</w:t>
      </w:r>
      <w:r w:rsidR="009E1CE9">
        <w:rPr>
          <w:rFonts w:ascii="Arial" w:hAnsi="Arial" w:cs="Arial"/>
          <w:lang w:val="en-US"/>
        </w:rPr>
        <w:t>5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Kherif, F., Poline, J. B., Mériaux, S., Benali, H., Flandin, G., &amp; Brett, M. (2003). Group analysis in functional neuroimaging: selecting subjects using similarity measures. </w:t>
      </w:r>
      <w:r w:rsidRPr="002D1BA3">
        <w:rPr>
          <w:rFonts w:ascii="Arial" w:hAnsi="Arial" w:cs="Arial"/>
          <w:i/>
          <w:iCs/>
          <w:lang w:val="en-US"/>
        </w:rPr>
        <w:t>Neuroimage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20</w:t>
      </w:r>
      <w:r w:rsidRPr="002D1BA3">
        <w:rPr>
          <w:rFonts w:ascii="Arial" w:hAnsi="Arial" w:cs="Arial"/>
          <w:lang w:val="en-US"/>
        </w:rPr>
        <w:t>(4), 2197-2208.</w:t>
      </w:r>
    </w:p>
    <w:p w14:paraId="47645B29" w14:textId="5C14A681" w:rsidR="00087ADE" w:rsidRDefault="000F1846" w:rsidP="00B12F70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</w:t>
      </w:r>
      <w:r w:rsidR="009E1CE9">
        <w:rPr>
          <w:rFonts w:ascii="Arial" w:hAnsi="Arial" w:cs="Arial"/>
          <w:lang w:val="en-US"/>
        </w:rPr>
        <w:t>6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Ramsey, J. D., Hanson, S. J., &amp; Glymour, C. (2011). Multi-subject search correctly identifies causal connections and most causal directions in the DCM models of the Smith et al. simulation study. </w:t>
      </w:r>
      <w:r w:rsidRPr="002D1BA3">
        <w:rPr>
          <w:rFonts w:ascii="Arial" w:hAnsi="Arial" w:cs="Arial"/>
          <w:i/>
          <w:iCs/>
          <w:lang w:val="en-US"/>
        </w:rPr>
        <w:t>NeuroImage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58</w:t>
      </w:r>
      <w:r w:rsidRPr="002D1BA3">
        <w:rPr>
          <w:rFonts w:ascii="Arial" w:hAnsi="Arial" w:cs="Arial"/>
          <w:lang w:val="en-US"/>
        </w:rPr>
        <w:t>(3), 838-848.</w:t>
      </w:r>
    </w:p>
    <w:p w14:paraId="0F62731A" w14:textId="4B70F498" w:rsidR="00087ADE" w:rsidRDefault="00087ADE" w:rsidP="00087ADE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[17] </w:t>
      </w:r>
      <w:r>
        <w:rPr>
          <w:rFonts w:ascii="Arial" w:hAnsi="Arial" w:cs="Arial"/>
          <w:lang w:val="en-US"/>
        </w:rPr>
        <w:tab/>
      </w:r>
      <w:r w:rsidRPr="004F2398">
        <w:rPr>
          <w:rFonts w:ascii="Arial" w:hAnsi="Arial" w:cs="Arial"/>
          <w:lang w:val="en-US"/>
        </w:rPr>
        <w:t xml:space="preserve">Andrzejak, R. G., Lehnertz, K., Mormann, F., Rieke, C., David, P., &amp; Elger, C. E. (2001). Indications of nonlinear deterministic and finite-dimensional structures in time series of brain electrical activity: Dependence on recording region and brain state. </w:t>
      </w:r>
      <w:r w:rsidRPr="00087ADE">
        <w:rPr>
          <w:rFonts w:ascii="Arial" w:hAnsi="Arial" w:cs="Arial"/>
          <w:i/>
          <w:iCs/>
          <w:lang w:val="en-US"/>
        </w:rPr>
        <w:t>Physical Review E</w:t>
      </w:r>
      <w:r w:rsidRPr="00087ADE">
        <w:rPr>
          <w:rFonts w:ascii="Arial" w:hAnsi="Arial" w:cs="Arial"/>
          <w:lang w:val="en-US"/>
        </w:rPr>
        <w:t xml:space="preserve">, </w:t>
      </w:r>
      <w:r w:rsidRPr="00087ADE">
        <w:rPr>
          <w:rFonts w:ascii="Arial" w:hAnsi="Arial" w:cs="Arial"/>
          <w:i/>
          <w:iCs/>
          <w:lang w:val="en-US"/>
        </w:rPr>
        <w:t>64</w:t>
      </w:r>
      <w:r w:rsidRPr="00087ADE">
        <w:rPr>
          <w:rFonts w:ascii="Arial" w:hAnsi="Arial" w:cs="Arial"/>
          <w:lang w:val="en-US"/>
        </w:rPr>
        <w:t>(6), 061907.</w:t>
      </w:r>
    </w:p>
    <w:p w14:paraId="47AEBB49" w14:textId="76360C5E" w:rsidR="00087ADE" w:rsidRDefault="00087ADE" w:rsidP="000F1846">
      <w:pPr>
        <w:ind w:left="705" w:hanging="705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>[18]</w:t>
      </w:r>
      <w:r>
        <w:rPr>
          <w:rFonts w:ascii="Arial" w:hAnsi="Arial" w:cs="Arial"/>
          <w:lang w:val="en-US"/>
        </w:rPr>
        <w:tab/>
      </w:r>
      <w:r w:rsidRPr="00087ADE">
        <w:rPr>
          <w:rFonts w:ascii="Arial" w:hAnsi="Arial" w:cs="Arial"/>
          <w:lang w:val="en-US"/>
        </w:rPr>
        <w:t xml:space="preserve">Chaddad, A., Wu, Y., Kateb, R., &amp; Bouridane, A. (2023). Electroencephalography signal processing: A comprehensive review and analysis of methods and techniques. </w:t>
      </w:r>
      <w:r w:rsidRPr="00087ADE">
        <w:rPr>
          <w:rFonts w:ascii="Arial" w:hAnsi="Arial" w:cs="Arial"/>
          <w:i/>
          <w:iCs/>
        </w:rPr>
        <w:t>Sensors</w:t>
      </w:r>
      <w:r w:rsidRPr="00087ADE">
        <w:rPr>
          <w:rFonts w:ascii="Arial" w:hAnsi="Arial" w:cs="Arial"/>
        </w:rPr>
        <w:t xml:space="preserve">, </w:t>
      </w:r>
      <w:r w:rsidRPr="00087ADE">
        <w:rPr>
          <w:rFonts w:ascii="Arial" w:hAnsi="Arial" w:cs="Arial"/>
          <w:i/>
          <w:iCs/>
        </w:rPr>
        <w:t>23</w:t>
      </w:r>
      <w:r w:rsidRPr="00087ADE">
        <w:rPr>
          <w:rFonts w:ascii="Arial" w:hAnsi="Arial" w:cs="Arial"/>
        </w:rPr>
        <w:t>(14), 6434.</w:t>
      </w:r>
    </w:p>
    <w:p w14:paraId="17A42D4D" w14:textId="72CADA3F" w:rsidR="001C6318" w:rsidRPr="001C6318" w:rsidRDefault="001C6318" w:rsidP="000F1846">
      <w:pPr>
        <w:ind w:left="705" w:hanging="705"/>
        <w:jc w:val="both"/>
        <w:rPr>
          <w:rFonts w:ascii="Arial" w:hAnsi="Arial" w:cs="Arial"/>
          <w:lang w:val="en-US"/>
        </w:rPr>
      </w:pPr>
      <w:r w:rsidRPr="001C6318">
        <w:rPr>
          <w:rFonts w:ascii="Arial" w:hAnsi="Arial" w:cs="Arial"/>
          <w:lang w:val="en-US"/>
        </w:rPr>
        <w:t>[19]</w:t>
      </w:r>
      <w:r w:rsidRPr="001C6318">
        <w:rPr>
          <w:rFonts w:ascii="Arial" w:hAnsi="Arial" w:cs="Arial"/>
          <w:lang w:val="en-US"/>
        </w:rPr>
        <w:tab/>
      </w:r>
      <w:r w:rsidRPr="001C6318">
        <w:rPr>
          <w:rFonts w:ascii="Arial" w:hAnsi="Arial" w:cs="Arial"/>
          <w:lang w:val="en-US"/>
        </w:rPr>
        <w:t xml:space="preserve">Fischer, M. H. F., Zibrandtsen, I. C., Høgh, P., &amp; Musaeus, C. S. (2023). Systematic review of EEG coherence in Alzheimer’s disease. </w:t>
      </w:r>
      <w:r w:rsidRPr="001C6318">
        <w:rPr>
          <w:rFonts w:ascii="Arial" w:hAnsi="Arial" w:cs="Arial"/>
          <w:i/>
          <w:iCs/>
          <w:lang w:val="en-US"/>
        </w:rPr>
        <w:t>Journal of Alzheimer’s Disease</w:t>
      </w:r>
      <w:r w:rsidRPr="001C6318">
        <w:rPr>
          <w:rFonts w:ascii="Arial" w:hAnsi="Arial" w:cs="Arial"/>
          <w:lang w:val="en-US"/>
        </w:rPr>
        <w:t xml:space="preserve">, </w:t>
      </w:r>
      <w:r w:rsidRPr="001C6318">
        <w:rPr>
          <w:rFonts w:ascii="Arial" w:hAnsi="Arial" w:cs="Arial"/>
          <w:i/>
          <w:iCs/>
          <w:lang w:val="en-US"/>
        </w:rPr>
        <w:t>91</w:t>
      </w:r>
      <w:r w:rsidRPr="001C6318">
        <w:rPr>
          <w:rFonts w:ascii="Arial" w:hAnsi="Arial" w:cs="Arial"/>
          <w:lang w:val="en-US"/>
        </w:rPr>
        <w:t>(4), 1261-1272.</w:t>
      </w:r>
    </w:p>
    <w:p w14:paraId="564CDF37" w14:textId="5E1C35B8" w:rsidR="001C6318" w:rsidRPr="00B12F70" w:rsidRDefault="001C6318" w:rsidP="001C6318">
      <w:pPr>
        <w:ind w:left="705" w:hanging="705"/>
        <w:jc w:val="both"/>
        <w:rPr>
          <w:rFonts w:ascii="Arial" w:eastAsia="Times New Roman" w:hAnsi="Arial" w:cs="Arial"/>
          <w:kern w:val="0"/>
          <w:lang w:val="en-US" w:eastAsia="es-419"/>
          <w14:ligatures w14:val="none"/>
        </w:rPr>
      </w:pPr>
      <w:r w:rsidRPr="001C6318">
        <w:rPr>
          <w:rFonts w:ascii="Arial" w:hAnsi="Arial" w:cs="Arial"/>
          <w:lang w:val="en-US"/>
        </w:rPr>
        <w:t>[20]</w:t>
      </w:r>
      <w:r w:rsidRPr="001C6318">
        <w:rPr>
          <w:rFonts w:ascii="Arial" w:hAnsi="Arial" w:cs="Arial"/>
          <w:lang w:val="en-US"/>
        </w:rPr>
        <w:tab/>
      </w:r>
      <w:r w:rsidRPr="001C6318">
        <w:rPr>
          <w:rFonts w:ascii="Arial" w:eastAsia="Times New Roman" w:hAnsi="Arial" w:cs="Arial"/>
          <w:kern w:val="0"/>
          <w:lang w:val="en-US" w:eastAsia="es-419"/>
          <w14:ligatures w14:val="none"/>
        </w:rPr>
        <w:t xml:space="preserve">Jiao, B., Li, R., Zhou, H., Qing, K., Liu, H., Pan, H., ... &amp; Shen, L. (2023). Neural biomarker diagnosis and prediction to mild cognitive impairment and Alzheimer’s disease using EEG technology. </w:t>
      </w:r>
      <w:r w:rsidRPr="00B12F70">
        <w:rPr>
          <w:rFonts w:ascii="Arial" w:eastAsia="Times New Roman" w:hAnsi="Arial" w:cs="Arial"/>
          <w:i/>
          <w:iCs/>
          <w:kern w:val="0"/>
          <w:lang w:val="en-US" w:eastAsia="es-419"/>
          <w14:ligatures w14:val="none"/>
        </w:rPr>
        <w:t>Alzheimer's research &amp; therapy</w:t>
      </w:r>
      <w:r w:rsidRPr="00B12F70">
        <w:rPr>
          <w:rFonts w:ascii="Arial" w:eastAsia="Times New Roman" w:hAnsi="Arial" w:cs="Arial"/>
          <w:kern w:val="0"/>
          <w:lang w:val="en-US" w:eastAsia="es-419"/>
          <w14:ligatures w14:val="none"/>
        </w:rPr>
        <w:t xml:space="preserve">, </w:t>
      </w:r>
      <w:r w:rsidRPr="00B12F70">
        <w:rPr>
          <w:rFonts w:ascii="Arial" w:eastAsia="Times New Roman" w:hAnsi="Arial" w:cs="Arial"/>
          <w:i/>
          <w:iCs/>
          <w:kern w:val="0"/>
          <w:lang w:val="en-US" w:eastAsia="es-419"/>
          <w14:ligatures w14:val="none"/>
        </w:rPr>
        <w:t>15</w:t>
      </w:r>
      <w:r w:rsidRPr="00B12F70">
        <w:rPr>
          <w:rFonts w:ascii="Arial" w:eastAsia="Times New Roman" w:hAnsi="Arial" w:cs="Arial"/>
          <w:kern w:val="0"/>
          <w:lang w:val="en-US" w:eastAsia="es-419"/>
          <w14:ligatures w14:val="none"/>
        </w:rPr>
        <w:t>(1), 32.</w:t>
      </w:r>
    </w:p>
    <w:p w14:paraId="259F05A1" w14:textId="6829AB90" w:rsidR="001C6318" w:rsidRPr="001C6318" w:rsidRDefault="001C6318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[21]</w:t>
      </w:r>
      <w:r>
        <w:rPr>
          <w:rFonts w:ascii="Arial" w:hAnsi="Arial" w:cs="Arial"/>
          <w:lang w:val="en-US"/>
        </w:rPr>
        <w:tab/>
      </w:r>
      <w:r w:rsidR="00B12F70" w:rsidRPr="00B12F70">
        <w:rPr>
          <w:rFonts w:ascii="Arial" w:hAnsi="Arial" w:cs="Arial"/>
          <w:lang w:val="en-US"/>
        </w:rPr>
        <w:t xml:space="preserve">Alvi, A. M., Siuly, S., &amp; Wang, H. (2022). A long short-term memory based framework for early detection of mild cognitive impairment from EEG signals. </w:t>
      </w:r>
      <w:r w:rsidR="00B12F70" w:rsidRPr="00B12F70">
        <w:rPr>
          <w:rFonts w:ascii="Arial" w:hAnsi="Arial" w:cs="Arial"/>
          <w:i/>
          <w:iCs/>
        </w:rPr>
        <w:t>IEEE Transactions on Emerging Topics in Computational Intelligence</w:t>
      </w:r>
      <w:r w:rsidR="00B12F70" w:rsidRPr="00B12F70">
        <w:rPr>
          <w:rFonts w:ascii="Arial" w:hAnsi="Arial" w:cs="Arial"/>
        </w:rPr>
        <w:t xml:space="preserve">, </w:t>
      </w:r>
      <w:r w:rsidR="00B12F70" w:rsidRPr="00B12F70">
        <w:rPr>
          <w:rFonts w:ascii="Arial" w:hAnsi="Arial" w:cs="Arial"/>
          <w:i/>
          <w:iCs/>
        </w:rPr>
        <w:t>7</w:t>
      </w:r>
      <w:r w:rsidR="00B12F70" w:rsidRPr="00B12F70">
        <w:rPr>
          <w:rFonts w:ascii="Arial" w:hAnsi="Arial" w:cs="Arial"/>
        </w:rPr>
        <w:t>(2), 375-388.</w:t>
      </w:r>
    </w:p>
    <w:p w14:paraId="47EFF40E" w14:textId="56C222A3" w:rsidR="00BB3416" w:rsidRPr="002D1BA3" w:rsidRDefault="002252B4" w:rsidP="00BB3416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325CC4">
        <w:rPr>
          <w:rFonts w:ascii="Arial" w:hAnsi="Arial" w:cs="Arial"/>
          <w:lang w:val="en-US"/>
        </w:rPr>
        <w:br w:type="page"/>
      </w:r>
      <w:r w:rsidR="00BB3416" w:rsidRPr="002D1BA3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Budget Justification</w:t>
      </w:r>
    </w:p>
    <w:p w14:paraId="5B72AAA1" w14:textId="77777777" w:rsidR="00BB3416" w:rsidRPr="00691A89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 w:rsidRPr="00691A89">
        <w:rPr>
          <w:rFonts w:ascii="Arial" w:hAnsi="Arial" w:cs="Arial"/>
          <w:b/>
          <w:bCs/>
          <w:lang w:val="en-US"/>
        </w:rPr>
        <w:t>Personnel - $</w:t>
      </w:r>
      <w:r>
        <w:rPr>
          <w:rFonts w:ascii="Arial" w:hAnsi="Arial" w:cs="Arial"/>
          <w:b/>
          <w:bCs/>
          <w:lang w:val="en-US"/>
        </w:rPr>
        <w:t>10,746</w:t>
      </w:r>
      <w:r w:rsidRPr="00691A89">
        <w:rPr>
          <w:rFonts w:ascii="Arial" w:hAnsi="Arial" w:cs="Arial"/>
          <w:b/>
          <w:bCs/>
          <w:lang w:val="en-US"/>
        </w:rPr>
        <w:t xml:space="preserve"> USD.</w:t>
      </w:r>
    </w:p>
    <w:p w14:paraId="5908D1C1" w14:textId="77777777" w:rsidR="00BB3416" w:rsidRPr="00691A89" w:rsidRDefault="00BB3416" w:rsidP="00BB3416">
      <w:pPr>
        <w:jc w:val="both"/>
        <w:rPr>
          <w:rFonts w:ascii="Arial" w:hAnsi="Arial" w:cs="Arial"/>
          <w:u w:val="single"/>
          <w:lang w:val="en-US"/>
        </w:rPr>
      </w:pPr>
      <w:r w:rsidRPr="00691A89">
        <w:rPr>
          <w:rFonts w:ascii="Arial" w:hAnsi="Arial" w:cs="Arial"/>
          <w:u w:val="single"/>
          <w:lang w:val="en-US"/>
        </w:rPr>
        <w:t>To Be Named (TBN), Graduate Student (effort: 2 summer months)</w:t>
      </w:r>
      <w:r>
        <w:rPr>
          <w:rFonts w:ascii="Arial" w:hAnsi="Arial" w:cs="Arial"/>
          <w:u w:val="single"/>
          <w:lang w:val="en-US"/>
        </w:rPr>
        <w:t>.</w:t>
      </w:r>
    </w:p>
    <w:p w14:paraId="4263CF33" w14:textId="77777777" w:rsidR="00BB3416" w:rsidRPr="00691A89" w:rsidRDefault="00BB3416" w:rsidP="00BB3416">
      <w:pPr>
        <w:jc w:val="both"/>
        <w:rPr>
          <w:rFonts w:ascii="Arial" w:hAnsi="Arial" w:cs="Arial"/>
          <w:lang w:val="en-US"/>
        </w:rPr>
      </w:pPr>
      <w:r w:rsidRPr="00691A89">
        <w:rPr>
          <w:rFonts w:ascii="Arial" w:hAnsi="Arial" w:cs="Arial"/>
          <w:lang w:val="en-US"/>
        </w:rPr>
        <w:t>Salary support for the GSR to assist in</w:t>
      </w:r>
      <w:r>
        <w:rPr>
          <w:rFonts w:ascii="Arial" w:hAnsi="Arial" w:cs="Arial"/>
          <w:lang w:val="en-US"/>
        </w:rPr>
        <w:t xml:space="preserve"> the development,</w:t>
      </w:r>
      <w:r w:rsidRPr="00691A89">
        <w:rPr>
          <w:rFonts w:ascii="Arial" w:hAnsi="Arial" w:cs="Arial"/>
          <w:lang w:val="en-US"/>
        </w:rPr>
        <w:t xml:space="preserve"> implementation and evaluation of the MOD-VAR test</w:t>
      </w:r>
      <w:r>
        <w:rPr>
          <w:rFonts w:ascii="Arial" w:hAnsi="Arial" w:cs="Arial"/>
          <w:lang w:val="en-US"/>
        </w:rPr>
        <w:t>.</w:t>
      </w:r>
    </w:p>
    <w:p w14:paraId="0A10BB8F" w14:textId="01A251B7" w:rsidR="00BB3416" w:rsidRPr="003C11CF" w:rsidRDefault="00BB3416" w:rsidP="00BB341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lang w:val="en-US"/>
        </w:rPr>
      </w:pPr>
      <w:r w:rsidRPr="003C11CF">
        <w:rPr>
          <w:rFonts w:ascii="Arial" w:hAnsi="Arial" w:cs="Arial"/>
          <w:b/>
          <w:bCs/>
          <w:lang w:val="en-US"/>
        </w:rPr>
        <w:t>GSR 1</w:t>
      </w:r>
      <w:r w:rsidRPr="00BB3416">
        <w:rPr>
          <w:rFonts w:ascii="Arial" w:hAnsi="Arial" w:cs="Arial"/>
          <w:b/>
          <w:bCs/>
          <w:vertAlign w:val="superscript"/>
          <w:lang w:val="en-US"/>
        </w:rPr>
        <w:t>st</w:t>
      </w:r>
      <w:r w:rsidRPr="003C11CF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 xml:space="preserve">month of </w:t>
      </w:r>
      <w:r w:rsidR="00F66117">
        <w:rPr>
          <w:rFonts w:ascii="Arial" w:hAnsi="Arial" w:cs="Arial"/>
          <w:b/>
          <w:bCs/>
          <w:lang w:val="en-US"/>
        </w:rPr>
        <w:t xml:space="preserve">½ </w:t>
      </w:r>
      <w:r>
        <w:rPr>
          <w:rFonts w:ascii="Arial" w:hAnsi="Arial" w:cs="Arial"/>
          <w:b/>
          <w:bCs/>
          <w:lang w:val="en-US"/>
        </w:rPr>
        <w:t>summer effort</w:t>
      </w:r>
      <w:r w:rsidRPr="003C11CF">
        <w:rPr>
          <w:rFonts w:ascii="Arial" w:hAnsi="Arial" w:cs="Arial"/>
          <w:b/>
          <w:bCs/>
          <w:lang w:val="en-US"/>
        </w:rPr>
        <w:t xml:space="preserve"> (</w:t>
      </w:r>
      <w:r w:rsidRPr="002D1BA3">
        <w:rPr>
          <w:rFonts w:ascii="Arial" w:hAnsi="Arial" w:cs="Arial"/>
          <w:b/>
          <w:bCs/>
          <w:lang w:val="en-US"/>
        </w:rPr>
        <w:t>$</w:t>
      </w:r>
      <w:r>
        <w:rPr>
          <w:rFonts w:ascii="Arial" w:hAnsi="Arial" w:cs="Arial"/>
          <w:b/>
          <w:bCs/>
          <w:lang w:val="en-US"/>
        </w:rPr>
        <w:t>3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582</w:t>
      </w:r>
      <w:r w:rsidRPr="002D1BA3">
        <w:rPr>
          <w:rFonts w:ascii="Arial" w:hAnsi="Arial" w:cs="Arial"/>
          <w:b/>
          <w:bCs/>
          <w:lang w:val="en-US"/>
        </w:rPr>
        <w:t xml:space="preserve"> USD</w:t>
      </w:r>
      <w:r w:rsidRPr="003C11CF">
        <w:rPr>
          <w:rFonts w:ascii="Arial" w:hAnsi="Arial" w:cs="Arial"/>
          <w:b/>
          <w:bCs/>
          <w:lang w:val="en-US"/>
        </w:rPr>
        <w:t>):</w:t>
      </w:r>
      <w:r w:rsidRPr="003C11CF">
        <w:rPr>
          <w:rFonts w:ascii="Arial" w:hAnsi="Arial" w:cs="Arial"/>
          <w:lang w:val="en-US"/>
        </w:rPr>
        <w:t xml:space="preserve"> Develop, i</w:t>
      </w:r>
      <w:r>
        <w:rPr>
          <w:rFonts w:ascii="Arial" w:hAnsi="Arial" w:cs="Arial"/>
          <w:lang w:val="en-US"/>
        </w:rPr>
        <w:t>n coordination with the P.I., the method for testing moderator effects on behavioral networks, in accordance with Aim [A1].</w:t>
      </w:r>
    </w:p>
    <w:p w14:paraId="3EF8233B" w14:textId="37783FF5" w:rsidR="00BB3416" w:rsidRPr="003C11CF" w:rsidRDefault="00BB3416" w:rsidP="00BB341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 xml:space="preserve">GSR </w:t>
      </w:r>
      <w:r>
        <w:rPr>
          <w:rFonts w:ascii="Arial" w:hAnsi="Arial" w:cs="Arial"/>
          <w:b/>
          <w:bCs/>
          <w:lang w:val="en-US"/>
        </w:rPr>
        <w:t>2</w:t>
      </w:r>
      <w:r>
        <w:rPr>
          <w:rFonts w:ascii="Arial" w:hAnsi="Arial" w:cs="Arial"/>
          <w:b/>
          <w:bCs/>
          <w:vertAlign w:val="superscript"/>
          <w:lang w:val="en-US"/>
        </w:rPr>
        <w:t>nd</w:t>
      </w:r>
      <w:r>
        <w:rPr>
          <w:rFonts w:ascii="Arial" w:hAnsi="Arial" w:cs="Arial"/>
          <w:b/>
          <w:bCs/>
          <w:lang w:val="en-US"/>
        </w:rPr>
        <w:t xml:space="preserve"> month </w:t>
      </w:r>
      <w:r w:rsidR="00F66117">
        <w:rPr>
          <w:rFonts w:ascii="Arial" w:hAnsi="Arial" w:cs="Arial"/>
          <w:b/>
          <w:bCs/>
          <w:lang w:val="en-US"/>
        </w:rPr>
        <w:t xml:space="preserve">of ½ </w:t>
      </w:r>
      <w:r>
        <w:rPr>
          <w:rFonts w:ascii="Arial" w:hAnsi="Arial" w:cs="Arial"/>
          <w:b/>
          <w:bCs/>
          <w:lang w:val="en-US"/>
        </w:rPr>
        <w:t>summer effort</w:t>
      </w:r>
      <w:r w:rsidRPr="002D1BA3">
        <w:rPr>
          <w:rFonts w:ascii="Arial" w:hAnsi="Arial" w:cs="Arial"/>
          <w:b/>
          <w:bCs/>
          <w:lang w:val="en-US"/>
        </w:rPr>
        <w:t xml:space="preserve"> ($</w:t>
      </w:r>
      <w:r>
        <w:rPr>
          <w:rFonts w:ascii="Arial" w:hAnsi="Arial" w:cs="Arial"/>
          <w:b/>
          <w:bCs/>
          <w:lang w:val="en-US"/>
        </w:rPr>
        <w:t>3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582</w:t>
      </w:r>
      <w:r w:rsidRPr="002D1BA3">
        <w:rPr>
          <w:rFonts w:ascii="Arial" w:hAnsi="Arial" w:cs="Arial"/>
          <w:b/>
          <w:bCs/>
          <w:lang w:val="en-US"/>
        </w:rPr>
        <w:t xml:space="preserve"> USD):</w:t>
      </w:r>
      <w:r w:rsidRPr="002D1BA3">
        <w:rPr>
          <w:rFonts w:ascii="Arial" w:hAnsi="Arial" w:cs="Arial"/>
          <w:lang w:val="en-US"/>
        </w:rPr>
        <w:t xml:space="preserve"> </w:t>
      </w:r>
      <w:r w:rsidRPr="00691A89">
        <w:rPr>
          <w:rFonts w:ascii="Arial" w:hAnsi="Arial" w:cs="Arial"/>
          <w:lang w:val="en-US"/>
        </w:rPr>
        <w:t>Implement the MOD-VAR testing procedure in R (Aim [A2]).</w:t>
      </w:r>
    </w:p>
    <w:p w14:paraId="506C76CF" w14:textId="5DBBEA15" w:rsidR="00BB3416" w:rsidRPr="00C61822" w:rsidRDefault="00BB3416" w:rsidP="00BB341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n-US"/>
        </w:rPr>
      </w:pPr>
      <w:r w:rsidRPr="00C61822">
        <w:rPr>
          <w:rFonts w:ascii="Arial" w:hAnsi="Arial" w:cs="Arial"/>
          <w:b/>
          <w:bCs/>
          <w:lang w:val="en-US"/>
        </w:rPr>
        <w:t xml:space="preserve">GSR </w:t>
      </w:r>
      <w:r>
        <w:rPr>
          <w:rFonts w:ascii="Arial" w:hAnsi="Arial" w:cs="Arial"/>
          <w:b/>
          <w:bCs/>
          <w:lang w:val="en-US"/>
        </w:rPr>
        <w:t>3</w:t>
      </w:r>
      <w:r>
        <w:rPr>
          <w:rFonts w:ascii="Arial" w:hAnsi="Arial" w:cs="Arial"/>
          <w:b/>
          <w:bCs/>
          <w:vertAlign w:val="superscript"/>
          <w:lang w:val="en-US"/>
        </w:rPr>
        <w:t>rd</w:t>
      </w:r>
      <w:r>
        <w:rPr>
          <w:rFonts w:ascii="Arial" w:hAnsi="Arial" w:cs="Arial"/>
          <w:b/>
          <w:bCs/>
          <w:lang w:val="en-US"/>
        </w:rPr>
        <w:t xml:space="preserve"> month </w:t>
      </w:r>
      <w:r w:rsidR="00F66117">
        <w:rPr>
          <w:rFonts w:ascii="Arial" w:hAnsi="Arial" w:cs="Arial"/>
          <w:b/>
          <w:bCs/>
          <w:lang w:val="en-US"/>
        </w:rPr>
        <w:t xml:space="preserve">of </w:t>
      </w:r>
      <w:r w:rsidR="00F66117">
        <w:rPr>
          <w:rFonts w:ascii="Arial" w:hAnsi="Arial" w:cs="Arial"/>
          <w:b/>
          <w:bCs/>
          <w:lang w:val="en-US"/>
        </w:rPr>
        <w:t xml:space="preserve"> ½</w:t>
      </w:r>
      <w:r w:rsidR="00F66117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>summer effort</w:t>
      </w:r>
      <w:r w:rsidRPr="00C61822">
        <w:rPr>
          <w:rFonts w:ascii="Arial" w:hAnsi="Arial" w:cs="Arial"/>
          <w:b/>
          <w:bCs/>
          <w:lang w:val="en-US"/>
        </w:rPr>
        <w:t xml:space="preserve"> ($</w:t>
      </w:r>
      <w:r>
        <w:rPr>
          <w:rFonts w:ascii="Arial" w:hAnsi="Arial" w:cs="Arial"/>
          <w:b/>
          <w:bCs/>
          <w:lang w:val="en-US"/>
        </w:rPr>
        <w:t>3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 xml:space="preserve">582 </w:t>
      </w:r>
      <w:r w:rsidRPr="00C61822">
        <w:rPr>
          <w:rFonts w:ascii="Arial" w:hAnsi="Arial" w:cs="Arial"/>
          <w:b/>
          <w:bCs/>
          <w:lang w:val="en-US"/>
        </w:rPr>
        <w:t>USD):</w:t>
      </w:r>
      <w:r w:rsidRPr="00C61822">
        <w:rPr>
          <w:rFonts w:ascii="Arial" w:hAnsi="Arial" w:cs="Arial"/>
          <w:lang w:val="en-US"/>
        </w:rPr>
        <w:t xml:space="preserve"> </w:t>
      </w:r>
      <w:r w:rsidRPr="00691A89">
        <w:rPr>
          <w:rFonts w:ascii="Arial" w:hAnsi="Arial" w:cs="Arial"/>
          <w:lang w:val="en-US"/>
        </w:rPr>
        <w:t>Design simulations and conduct real data analyses on the HPCC cluster, based on previous simulation work (Aim [A3])</w:t>
      </w:r>
      <w:r w:rsidRPr="002D1BA3">
        <w:rPr>
          <w:rFonts w:ascii="Arial" w:hAnsi="Arial" w:cs="Arial"/>
          <w:lang w:val="en-US"/>
        </w:rPr>
        <w:t>.</w:t>
      </w:r>
    </w:p>
    <w:p w14:paraId="6C16BE03" w14:textId="3960C075" w:rsidR="00BB3416" w:rsidRPr="002D1BA3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 xml:space="preserve">Computational Resources – </w:t>
      </w:r>
      <w:commentRangeStart w:id="13"/>
      <w:r w:rsidRPr="002D1BA3">
        <w:rPr>
          <w:rFonts w:ascii="Arial" w:hAnsi="Arial" w:cs="Arial"/>
          <w:b/>
          <w:bCs/>
          <w:lang w:val="en-US"/>
        </w:rPr>
        <w:t>$</w:t>
      </w:r>
      <w:r w:rsidR="00A70638">
        <w:rPr>
          <w:rFonts w:ascii="Arial" w:hAnsi="Arial" w:cs="Arial"/>
          <w:b/>
          <w:bCs/>
          <w:lang w:val="en-US"/>
        </w:rPr>
        <w:t>3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5</w:t>
      </w:r>
      <w:r w:rsidRPr="002D1BA3">
        <w:rPr>
          <w:rFonts w:ascii="Arial" w:hAnsi="Arial" w:cs="Arial"/>
          <w:b/>
          <w:bCs/>
          <w:lang w:val="en-US"/>
        </w:rPr>
        <w:t>00 USD</w:t>
      </w:r>
      <w:r>
        <w:rPr>
          <w:rFonts w:ascii="Arial" w:hAnsi="Arial" w:cs="Arial"/>
          <w:b/>
          <w:bCs/>
          <w:lang w:val="en-US"/>
        </w:rPr>
        <w:t>.</w:t>
      </w:r>
      <w:commentRangeEnd w:id="13"/>
      <w:r w:rsidR="00D85622" w:rsidRPr="002D1BA3">
        <w:rPr>
          <w:rStyle w:val="Refdecomentario"/>
          <w:rFonts w:ascii="Arial" w:hAnsi="Arial" w:cs="Arial"/>
          <w:b/>
          <w:bCs/>
          <w:sz w:val="24"/>
          <w:szCs w:val="24"/>
          <w:lang w:val="en-US"/>
        </w:rPr>
        <w:commentReference w:id="13"/>
      </w:r>
    </w:p>
    <w:p w14:paraId="3F8458A0" w14:textId="501FEB49" w:rsidR="00BB3416" w:rsidRPr="00892C03" w:rsidRDefault="00BB3416" w:rsidP="00BB341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n-US"/>
        </w:rPr>
      </w:pPr>
      <w:r w:rsidRPr="00892C03">
        <w:rPr>
          <w:rFonts w:ascii="Arial" w:hAnsi="Arial" w:cs="Arial"/>
          <w:u w:val="single"/>
          <w:lang w:val="en-US"/>
        </w:rPr>
        <w:t>High Performance</w:t>
      </w:r>
      <w:r w:rsidRPr="00522BBA">
        <w:rPr>
          <w:rFonts w:ascii="Arial" w:hAnsi="Arial" w:cs="Arial"/>
          <w:u w:val="single"/>
          <w:lang w:val="en-US"/>
        </w:rPr>
        <w:t xml:space="preserve"> Computing </w:t>
      </w:r>
      <w:r w:rsidRPr="00892C03">
        <w:rPr>
          <w:rFonts w:ascii="Arial" w:hAnsi="Arial" w:cs="Arial"/>
          <w:u w:val="single"/>
          <w:lang w:val="en-US"/>
        </w:rPr>
        <w:t xml:space="preserve">Center </w:t>
      </w:r>
      <w:r>
        <w:rPr>
          <w:rFonts w:ascii="Arial" w:hAnsi="Arial" w:cs="Arial"/>
          <w:u w:val="single"/>
          <w:lang w:val="en-US"/>
        </w:rPr>
        <w:t xml:space="preserve">(HPCC) </w:t>
      </w:r>
      <w:r w:rsidRPr="00892C03">
        <w:rPr>
          <w:rFonts w:ascii="Arial" w:hAnsi="Arial" w:cs="Arial"/>
          <w:u w:val="single"/>
          <w:lang w:val="en-US"/>
        </w:rPr>
        <w:t>subscription ($</w:t>
      </w:r>
      <w:r w:rsidR="00522BBA">
        <w:rPr>
          <w:rFonts w:ascii="Arial" w:hAnsi="Arial" w:cs="Arial"/>
          <w:u w:val="single"/>
          <w:lang w:val="en-US"/>
        </w:rPr>
        <w:t>2</w:t>
      </w:r>
      <w:r w:rsidRPr="00892C03">
        <w:rPr>
          <w:rFonts w:ascii="Arial" w:hAnsi="Arial" w:cs="Arial"/>
          <w:u w:val="single"/>
          <w:lang w:val="en-US"/>
        </w:rPr>
        <w:t>,000 USD):</w:t>
      </w:r>
      <w:r w:rsidRPr="00892C03">
        <w:rPr>
          <w:rFonts w:ascii="Arial" w:hAnsi="Arial" w:cs="Arial"/>
          <w:lang w:val="en-US"/>
        </w:rPr>
        <w:t xml:space="preserve"> Support for</w:t>
      </w:r>
      <w:r w:rsidR="00522BBA">
        <w:rPr>
          <w:rFonts w:ascii="Arial" w:hAnsi="Arial" w:cs="Arial"/>
          <w:lang w:val="en-US"/>
        </w:rPr>
        <w:t xml:space="preserve"> </w:t>
      </w:r>
      <w:r w:rsidR="00F66117">
        <w:rPr>
          <w:rFonts w:ascii="Arial" w:hAnsi="Arial" w:cs="Arial"/>
          <w:lang w:val="en-US"/>
        </w:rPr>
        <w:t>the</w:t>
      </w:r>
      <w:r w:rsidR="00522BBA">
        <w:rPr>
          <w:rFonts w:ascii="Arial" w:hAnsi="Arial" w:cs="Arial"/>
          <w:lang w:val="en-US"/>
        </w:rPr>
        <w:t xml:space="preserve"> subscriptions of</w:t>
      </w:r>
      <w:r w:rsidR="00F66117">
        <w:rPr>
          <w:rFonts w:ascii="Arial" w:hAnsi="Arial" w:cs="Arial"/>
          <w:lang w:val="en-US"/>
        </w:rPr>
        <w:t xml:space="preserve"> the PI and co-PI’s laboratories to the</w:t>
      </w:r>
      <w:r w:rsidRPr="00892C03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UCR HPCC</w:t>
      </w:r>
      <w:r w:rsidRPr="00892C03">
        <w:rPr>
          <w:rFonts w:ascii="Arial" w:hAnsi="Arial" w:cs="Arial"/>
          <w:lang w:val="en-US"/>
        </w:rPr>
        <w:t xml:space="preserve"> </w:t>
      </w:r>
      <w:r w:rsidR="00F66117">
        <w:rPr>
          <w:rFonts w:ascii="Arial" w:hAnsi="Arial" w:cs="Arial"/>
          <w:lang w:val="en-US"/>
        </w:rPr>
        <w:t>for</w:t>
      </w:r>
      <w:r w:rsidR="00F66117" w:rsidRPr="00892C03">
        <w:rPr>
          <w:rFonts w:ascii="Arial" w:hAnsi="Arial" w:cs="Arial"/>
          <w:lang w:val="en-US"/>
        </w:rPr>
        <w:t xml:space="preserve"> </w:t>
      </w:r>
      <w:r w:rsidR="00F66117">
        <w:rPr>
          <w:rFonts w:ascii="Arial" w:hAnsi="Arial" w:cs="Arial"/>
          <w:lang w:val="en-US"/>
        </w:rPr>
        <w:t>12</w:t>
      </w:r>
      <w:r w:rsidR="00F66117" w:rsidRPr="00892C03">
        <w:rPr>
          <w:rFonts w:ascii="Arial" w:hAnsi="Arial" w:cs="Arial"/>
          <w:lang w:val="en-US"/>
        </w:rPr>
        <w:t xml:space="preserve"> months (</w:t>
      </w:r>
      <w:r w:rsidR="00F66117">
        <w:rPr>
          <w:rFonts w:ascii="Arial" w:hAnsi="Arial" w:cs="Arial"/>
          <w:lang w:val="en-US"/>
        </w:rPr>
        <w:t>June</w:t>
      </w:r>
      <w:r w:rsidR="00F66117" w:rsidRPr="00892C03">
        <w:rPr>
          <w:rFonts w:ascii="Arial" w:hAnsi="Arial" w:cs="Arial"/>
          <w:lang w:val="en-US"/>
        </w:rPr>
        <w:t xml:space="preserve"> 2026 – Ju</w:t>
      </w:r>
      <w:r w:rsidR="00F66117">
        <w:rPr>
          <w:rFonts w:ascii="Arial" w:hAnsi="Arial" w:cs="Arial"/>
          <w:lang w:val="en-US"/>
        </w:rPr>
        <w:t>ly</w:t>
      </w:r>
      <w:r w:rsidR="00F66117" w:rsidRPr="00892C03">
        <w:rPr>
          <w:rFonts w:ascii="Arial" w:hAnsi="Arial" w:cs="Arial"/>
          <w:lang w:val="en-US"/>
        </w:rPr>
        <w:t xml:space="preserve"> 202</w:t>
      </w:r>
      <w:r w:rsidR="00F66117">
        <w:rPr>
          <w:rFonts w:ascii="Arial" w:hAnsi="Arial" w:cs="Arial"/>
          <w:lang w:val="en-US"/>
        </w:rPr>
        <w:t>7</w:t>
      </w:r>
      <w:r w:rsidR="00F66117" w:rsidRPr="00892C03">
        <w:rPr>
          <w:rFonts w:ascii="Arial" w:hAnsi="Arial" w:cs="Arial"/>
          <w:lang w:val="en-US"/>
        </w:rPr>
        <w:t>)</w:t>
      </w:r>
      <w:r w:rsidRPr="00892C03">
        <w:rPr>
          <w:rFonts w:ascii="Arial" w:hAnsi="Arial" w:cs="Arial"/>
          <w:lang w:val="en-US"/>
        </w:rPr>
        <w:t>, essential for Aims [A2, A3].</w:t>
      </w:r>
      <w:r w:rsidR="00F66117">
        <w:rPr>
          <w:rFonts w:ascii="Arial" w:hAnsi="Arial" w:cs="Arial"/>
          <w:lang w:val="en-US"/>
        </w:rPr>
        <w:t xml:space="preserve"> </w:t>
      </w:r>
    </w:p>
    <w:p w14:paraId="5348BC61" w14:textId="77777777" w:rsidR="00BB3416" w:rsidRPr="00892C03" w:rsidRDefault="00BB3416" w:rsidP="00BB341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lang w:val="en-US"/>
        </w:rPr>
      </w:pPr>
      <w:r w:rsidRPr="00892C03">
        <w:rPr>
          <w:rFonts w:ascii="Arial" w:hAnsi="Arial" w:cs="Arial"/>
          <w:u w:val="single"/>
          <w:lang w:val="en-US"/>
        </w:rPr>
        <w:t>GSR Computer Equipment ($1,</w:t>
      </w:r>
      <w:r>
        <w:rPr>
          <w:rFonts w:ascii="Arial" w:hAnsi="Arial" w:cs="Arial"/>
          <w:u w:val="single"/>
          <w:lang w:val="en-US"/>
        </w:rPr>
        <w:t>5</w:t>
      </w:r>
      <w:r w:rsidRPr="00892C03">
        <w:rPr>
          <w:rFonts w:ascii="Arial" w:hAnsi="Arial" w:cs="Arial"/>
          <w:u w:val="single"/>
          <w:lang w:val="en-US"/>
        </w:rPr>
        <w:t>00 USD):</w:t>
      </w:r>
      <w:r w:rsidRPr="00892C03">
        <w:rPr>
          <w:rFonts w:ascii="Arial" w:hAnsi="Arial" w:cs="Arial"/>
          <w:lang w:val="en-US"/>
        </w:rPr>
        <w:t xml:space="preserve"> Purchase of computer equipment to enable GSR to work on Aims [A2, A3].</w:t>
      </w:r>
    </w:p>
    <w:p w14:paraId="286FAF4E" w14:textId="77777777" w:rsidR="00BB3416" w:rsidRPr="002D1BA3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Coordination and Travel</w:t>
      </w:r>
      <w:r w:rsidRPr="002D1BA3">
        <w:rPr>
          <w:rFonts w:ascii="Arial" w:hAnsi="Arial" w:cs="Arial"/>
          <w:b/>
          <w:bCs/>
          <w:lang w:val="en-US"/>
        </w:rPr>
        <w:t xml:space="preserve"> - $</w:t>
      </w:r>
      <w:r>
        <w:rPr>
          <w:rFonts w:ascii="Arial" w:hAnsi="Arial" w:cs="Arial"/>
          <w:b/>
          <w:bCs/>
          <w:lang w:val="en-US"/>
        </w:rPr>
        <w:t>2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000</w:t>
      </w:r>
      <w:r w:rsidRPr="002D1BA3">
        <w:rPr>
          <w:rFonts w:ascii="Arial" w:hAnsi="Arial" w:cs="Arial"/>
          <w:b/>
          <w:bCs/>
          <w:lang w:val="en-US"/>
        </w:rPr>
        <w:t xml:space="preserve"> USD</w:t>
      </w:r>
      <w:r>
        <w:rPr>
          <w:rFonts w:ascii="Arial" w:hAnsi="Arial" w:cs="Arial"/>
          <w:b/>
          <w:bCs/>
          <w:lang w:val="en-US"/>
        </w:rPr>
        <w:t>.</w:t>
      </w:r>
    </w:p>
    <w:p w14:paraId="5FA5038C" w14:textId="77777777" w:rsidR="00BB3416" w:rsidRDefault="00BB3416" w:rsidP="00BB3416">
      <w:pPr>
        <w:jc w:val="both"/>
        <w:rPr>
          <w:rFonts w:ascii="Arial" w:hAnsi="Arial" w:cs="Arial"/>
          <w:lang w:val="en-US"/>
        </w:rPr>
      </w:pPr>
      <w:r w:rsidRPr="00892C03">
        <w:rPr>
          <w:rFonts w:ascii="Arial" w:hAnsi="Arial" w:cs="Arial"/>
          <w:lang w:val="en-US"/>
        </w:rPr>
        <w:t>Funds</w:t>
      </w:r>
      <w:r>
        <w:rPr>
          <w:rFonts w:ascii="Arial" w:hAnsi="Arial" w:cs="Arial"/>
          <w:lang w:val="en-US"/>
        </w:rPr>
        <w:t xml:space="preserve"> to be</w:t>
      </w:r>
      <w:r w:rsidRPr="00892C03">
        <w:rPr>
          <w:rFonts w:ascii="Arial" w:hAnsi="Arial" w:cs="Arial"/>
          <w:lang w:val="en-US"/>
        </w:rPr>
        <w:t xml:space="preserve"> allocated for PI to </w:t>
      </w:r>
      <w:r>
        <w:rPr>
          <w:rFonts w:ascii="Arial" w:hAnsi="Arial" w:cs="Arial"/>
          <w:lang w:val="en-US"/>
        </w:rPr>
        <w:t xml:space="preserve">visit funding agencies, </w:t>
      </w:r>
      <w:r w:rsidRPr="00892C03">
        <w:rPr>
          <w:rFonts w:ascii="Arial" w:hAnsi="Arial" w:cs="Arial"/>
          <w:lang w:val="en-US"/>
        </w:rPr>
        <w:t xml:space="preserve">and for university visits to </w:t>
      </w:r>
      <w:r>
        <w:rPr>
          <w:rFonts w:ascii="Arial" w:hAnsi="Arial" w:cs="Arial"/>
          <w:lang w:val="en-US"/>
        </w:rPr>
        <w:t>coordinate new collaborations</w:t>
      </w:r>
      <w:r w:rsidRPr="00892C03">
        <w:rPr>
          <w:rFonts w:ascii="Arial" w:hAnsi="Arial" w:cs="Arial"/>
          <w:lang w:val="en-US"/>
        </w:rPr>
        <w:t xml:space="preserve"> (Aim [A4]).</w:t>
      </w:r>
    </w:p>
    <w:p w14:paraId="5886053F" w14:textId="77777777" w:rsidR="00BB3416" w:rsidRDefault="00BB3416" w:rsidP="00BB3416">
      <w:pPr>
        <w:jc w:val="both"/>
        <w:rPr>
          <w:rFonts w:ascii="Arial" w:hAnsi="Arial" w:cs="Arial"/>
          <w:lang w:val="en-US"/>
        </w:rPr>
      </w:pPr>
    </w:p>
    <w:p w14:paraId="2884379A" w14:textId="0C79E348" w:rsidR="00BB3416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>Total Direct Costs – $</w:t>
      </w:r>
      <w:r>
        <w:rPr>
          <w:rFonts w:ascii="Arial" w:hAnsi="Arial" w:cs="Arial"/>
          <w:b/>
          <w:bCs/>
          <w:lang w:val="en-US"/>
        </w:rPr>
        <w:t>1</w:t>
      </w:r>
      <w:r w:rsidR="00522BBA">
        <w:rPr>
          <w:rFonts w:ascii="Arial" w:hAnsi="Arial" w:cs="Arial"/>
          <w:b/>
          <w:bCs/>
          <w:lang w:val="en-US"/>
        </w:rPr>
        <w:t>6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246</w:t>
      </w:r>
      <w:r w:rsidRPr="002D1BA3">
        <w:rPr>
          <w:rFonts w:ascii="Arial" w:hAnsi="Arial" w:cs="Arial"/>
          <w:b/>
          <w:bCs/>
          <w:lang w:val="en-US"/>
        </w:rPr>
        <w:t xml:space="preserve"> USD</w:t>
      </w:r>
      <w:r>
        <w:rPr>
          <w:rFonts w:ascii="Arial" w:hAnsi="Arial" w:cs="Arial"/>
          <w:b/>
          <w:bCs/>
          <w:lang w:val="en-US"/>
        </w:rPr>
        <w:t>.</w:t>
      </w:r>
    </w:p>
    <w:p w14:paraId="0ABE21A5" w14:textId="77777777" w:rsidR="006D57D7" w:rsidRPr="00C61822" w:rsidRDefault="00BB3416" w:rsidP="006D57D7">
      <w:pPr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  <w:r w:rsidR="006D57D7" w:rsidRPr="002D1BA3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Budget</w:t>
      </w:r>
      <w:r w:rsidR="006D57D7">
        <w:rPr>
          <w:rFonts w:ascii="Arial" w:hAnsi="Arial" w:cs="Arial"/>
          <w:b/>
          <w:bCs/>
          <w:sz w:val="32"/>
          <w:szCs w:val="32"/>
          <w:lang w:val="en-US"/>
        </w:rPr>
        <w:t xml:space="preserve"> Summary</w:t>
      </w:r>
    </w:p>
    <w:tbl>
      <w:tblPr>
        <w:tblW w:w="87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"/>
        <w:gridCol w:w="2841"/>
        <w:gridCol w:w="1128"/>
        <w:gridCol w:w="1559"/>
        <w:gridCol w:w="1282"/>
        <w:gridCol w:w="1559"/>
      </w:tblGrid>
      <w:tr w:rsidR="006D57D7" w:rsidRPr="002D1BA3" w14:paraId="598DDB9E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D64E0" w14:textId="77777777" w:rsidR="006D57D7" w:rsidRPr="00C61822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3A61C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Cost Element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F87DFB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Explanation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5B8C3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Total</w:t>
            </w:r>
          </w:p>
        </w:tc>
      </w:tr>
      <w:tr w:rsidR="006D57D7" w:rsidRPr="002D1BA3" w14:paraId="560F780B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322F20E1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550D2177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73C9C83D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F13CF96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6D57D7" w:rsidRPr="002D1BA3" w14:paraId="506759C8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D33EF" w14:textId="77777777" w:rsidR="006D57D7" w:rsidRPr="002D1BA3" w:rsidRDefault="006D57D7" w:rsidP="005A550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E2DEB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Personnel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745EE6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95ED1" w14:textId="3F1872FF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2D33B5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10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 w:rsidR="002D33B5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74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6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  <w:tr w:rsidR="006D57D7" w:rsidRPr="002D1BA3" w14:paraId="2AFBB611" w14:textId="77777777" w:rsidTr="005A5502">
        <w:trPr>
          <w:gridAfter w:val="5"/>
          <w:wAfter w:w="8369" w:type="dxa"/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C300A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</w:tr>
      <w:tr w:rsidR="006D57D7" w:rsidRPr="002D1BA3" w14:paraId="03FA9D10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47A21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DF033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47048E72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GSR Summer Support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D994EB" w14:textId="03FF33D2" w:rsidR="006D57D7" w:rsidRPr="002D1BA3" w:rsidRDefault="006D57D7" w:rsidP="00FF773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Funding for </w:t>
            </w:r>
            <w:r w:rsidR="002D33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3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summer months to support GSR</w:t>
            </w:r>
            <w:r w:rsidR="00FF773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research activities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.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2A541" w14:textId="15338BF0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2D33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10,746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  <w:tr w:rsidR="006D57D7" w:rsidRPr="002D1BA3" w14:paraId="0E77E65A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0681866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747CD39F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73CF8168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7AA45C5A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6D57D7" w:rsidRPr="002D1BA3" w14:paraId="6CC76E7B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CD5B3" w14:textId="77777777" w:rsidR="006D57D7" w:rsidRPr="002D1BA3" w:rsidRDefault="006D57D7" w:rsidP="005A550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F070C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Computational Resources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2E3B18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DB220" w14:textId="7280F8A9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A70638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3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5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 xml:space="preserve">00 </w:t>
            </w:r>
            <w:r w:rsidRPr="00FF7738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u w:val="single"/>
                <w:lang w:eastAsia="es-419"/>
                <w14:ligatures w14:val="none"/>
              </w:rPr>
              <w:t>USD</w:t>
            </w:r>
          </w:p>
        </w:tc>
      </w:tr>
      <w:tr w:rsidR="006D57D7" w:rsidRPr="002D1BA3" w14:paraId="56A7EAFD" w14:textId="77777777" w:rsidTr="005A5502">
        <w:trPr>
          <w:gridAfter w:val="5"/>
          <w:wAfter w:w="8369" w:type="dxa"/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66470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</w:tr>
      <w:tr w:rsidR="006D57D7" w:rsidRPr="002D1BA3" w14:paraId="04FAF79B" w14:textId="77777777" w:rsidTr="005A5502">
        <w:trPr>
          <w:trHeight w:val="6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EBEA3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1C1414B6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496B4503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36C17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3C968CB1" w14:textId="77777777" w:rsidR="006D57D7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76A03013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Computing Center Subscription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613791" w14:textId="7C9496D7" w:rsidR="006D57D7" w:rsidRPr="002D1BA3" w:rsidRDefault="006D57D7" w:rsidP="00BB531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Funding to cover the annual subscription of the PI</w:t>
            </w:r>
            <w:r w:rsidR="00A7063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and co-PI’s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laboratory to the High-Performance Computing Center at UCR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for </w:t>
            </w:r>
            <w:r w:rsidR="00BB53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the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academic year</w:t>
            </w:r>
            <w:r w:rsidR="00BB53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of 2026-2027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DC0D0" w14:textId="3D0AD7B0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A7063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2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,000 USD</w:t>
            </w:r>
          </w:p>
        </w:tc>
      </w:tr>
      <w:tr w:rsidR="006D57D7" w:rsidRPr="002D1BA3" w14:paraId="73F1E983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9BB85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B985C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7130E05A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Computer Resources for GSR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1BE237" w14:textId="77777777" w:rsidR="006D57D7" w:rsidRPr="002D1BA3" w:rsidRDefault="006D57D7" w:rsidP="00BB531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Funding </w:t>
            </w:r>
            <w:r w:rsidRPr="00FF773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u w:val="single"/>
                <w:lang w:val="en-US" w:eastAsia="es-419"/>
                <w14:ligatures w14:val="none"/>
              </w:rPr>
              <w:t>to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purchase computer 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equipment 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for the hired GSR.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24C31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$1,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5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00 USD</w:t>
            </w:r>
          </w:p>
        </w:tc>
      </w:tr>
      <w:tr w:rsidR="006D57D7" w:rsidRPr="002D1BA3" w14:paraId="6F3A2699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22982E38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331D5E9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69E834FE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0C45DCF4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6D57D7" w:rsidRPr="002D1BA3" w14:paraId="7C85A7DC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7B0FF" w14:textId="77777777" w:rsidR="006D57D7" w:rsidRPr="002D1BA3" w:rsidRDefault="006D57D7" w:rsidP="005A550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3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DF263" w14:textId="0553A689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Coordination and</w:t>
            </w:r>
            <w:r w:rsidR="00FF773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Travel 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C8B24E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D3B37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2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000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  <w:tr w:rsidR="006D57D7" w:rsidRPr="002D1BA3" w14:paraId="42E1AE3D" w14:textId="77777777" w:rsidTr="005A5502">
        <w:trPr>
          <w:trHeight w:val="9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59EEE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EDB9D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3BABF6FE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Conference Participation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2F49C3" w14:textId="3C2FF28C" w:rsidR="006D57D7" w:rsidRPr="002D1BA3" w:rsidRDefault="00BB5314" w:rsidP="00BB531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C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over the fee and travel costs to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visit funding agencies, to increase success rate of application to extramural funding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D8F5C" w14:textId="30109805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$2,</w:t>
            </w:r>
            <w:r w:rsidR="00BB53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0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00 USD</w:t>
            </w:r>
          </w:p>
        </w:tc>
      </w:tr>
      <w:tr w:rsidR="006D57D7" w:rsidRPr="002D1BA3" w14:paraId="78E22679" w14:textId="77777777" w:rsidTr="005A5502">
        <w:trPr>
          <w:gridAfter w:val="2"/>
          <w:wAfter w:w="2841" w:type="dxa"/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630A0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E45B7E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6C3CA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</w:tr>
      <w:tr w:rsidR="006D57D7" w:rsidRPr="002D1BA3" w14:paraId="364A3B18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6EAE72C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CB33629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12319F0F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4AFC5F6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6D57D7" w:rsidRPr="002D1BA3" w14:paraId="3845FD72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9E18E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EFC9F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Total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8E3927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(Direct costs)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35B64" w14:textId="271FCDF8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  <w:r w:rsidR="00A7063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6</w:t>
            </w: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 w:rsidR="00BB53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24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6</w:t>
            </w: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</w:tbl>
    <w:p w14:paraId="52BD14D6" w14:textId="77777777" w:rsidR="00B31E9C" w:rsidRDefault="00B31E9C" w:rsidP="00BB3416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2315D032" w14:textId="337C0C51" w:rsidR="00B31E9C" w:rsidRDefault="00B31E9C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sectPr w:rsidR="00B31E9C" w:rsidSect="00642B8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olly O'Rourke" w:date="2026-03-11T12:17:00Z" w:initials="HO">
    <w:p w14:paraId="6D3AF34F" w14:textId="77777777" w:rsidR="00A44817" w:rsidRDefault="00A44817" w:rsidP="00A44817">
      <w:pPr>
        <w:pStyle w:val="Textocomentario"/>
      </w:pPr>
      <w:r>
        <w:rPr>
          <w:rStyle w:val="Refdecomentario"/>
        </w:rPr>
        <w:annotationRef/>
      </w:r>
      <w:r>
        <w:t>Changed this from “moderators”, because most substantive readers won’t know the term unless we define it</w:t>
      </w:r>
    </w:p>
  </w:comment>
  <w:comment w:id="13" w:author="Holly O'Rourke" w:date="2026-03-11T12:30:00Z" w:initials="HO">
    <w:p w14:paraId="1A712965" w14:textId="77777777" w:rsidR="00D85622" w:rsidRDefault="00D85622" w:rsidP="00D85622">
      <w:pPr>
        <w:pStyle w:val="Textocomentario"/>
      </w:pPr>
      <w:r>
        <w:rPr>
          <w:rStyle w:val="Refdecomentario"/>
        </w:rPr>
        <w:annotationRef/>
      </w:r>
      <w:r>
        <w:t>If possible, I’d like to add $1000 to cover the cost of the HPCC for my lab for the year as well.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D3AF34F" w15:done="0"/>
  <w15:commentEx w15:paraId="1A71296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9762A5D" w16cex:dateUtc="2026-03-11T19:17:00Z"/>
  <w16cex:commentExtensible w16cex:durableId="78331EAC" w16cex:dateUtc="2026-03-11T19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D3AF34F" w16cid:durableId="29762A5D"/>
  <w16cid:commentId w16cid:paraId="1A712965" w16cid:durableId="78331EA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347CE"/>
    <w:multiLevelType w:val="hybridMultilevel"/>
    <w:tmpl w:val="B5588726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FA24D6"/>
    <w:multiLevelType w:val="hybridMultilevel"/>
    <w:tmpl w:val="EED88220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2429AA"/>
    <w:multiLevelType w:val="hybridMultilevel"/>
    <w:tmpl w:val="4B14B4FA"/>
    <w:lvl w:ilvl="0" w:tplc="DDDE27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2860079">
    <w:abstractNumId w:val="1"/>
  </w:num>
  <w:num w:numId="2" w16cid:durableId="581522266">
    <w:abstractNumId w:val="0"/>
  </w:num>
  <w:num w:numId="3" w16cid:durableId="77097130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olly O'Rourke">
    <w15:presenceInfo w15:providerId="AD" w15:userId="S::hollyo@ucr.edu::4c337e03-adef-44e3-897f-23e361a960b5"/>
  </w15:person>
  <w15:person w15:author="Jose A Sanchez Gomez">
    <w15:presenceInfo w15:providerId="AD" w15:userId="S::josesa@ucr.edu::863211c1-84ae-47b5-9ac1-489f377863f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C4"/>
    <w:rsid w:val="000140FF"/>
    <w:rsid w:val="00087ADE"/>
    <w:rsid w:val="000E2A5D"/>
    <w:rsid w:val="000F1846"/>
    <w:rsid w:val="001105EF"/>
    <w:rsid w:val="001C2B43"/>
    <w:rsid w:val="001C6318"/>
    <w:rsid w:val="002252B4"/>
    <w:rsid w:val="00246BC4"/>
    <w:rsid w:val="00274C03"/>
    <w:rsid w:val="002D33B5"/>
    <w:rsid w:val="003125B9"/>
    <w:rsid w:val="0032396B"/>
    <w:rsid w:val="00325CC4"/>
    <w:rsid w:val="00342D76"/>
    <w:rsid w:val="003C0287"/>
    <w:rsid w:val="003C11CF"/>
    <w:rsid w:val="003F1264"/>
    <w:rsid w:val="0042685D"/>
    <w:rsid w:val="00440F22"/>
    <w:rsid w:val="004A3EDF"/>
    <w:rsid w:val="005030C4"/>
    <w:rsid w:val="00522BBA"/>
    <w:rsid w:val="00525033"/>
    <w:rsid w:val="00546017"/>
    <w:rsid w:val="005A2DDD"/>
    <w:rsid w:val="005A3885"/>
    <w:rsid w:val="005A65A5"/>
    <w:rsid w:val="0062758E"/>
    <w:rsid w:val="00642B86"/>
    <w:rsid w:val="00660EFD"/>
    <w:rsid w:val="006843A4"/>
    <w:rsid w:val="006D57D7"/>
    <w:rsid w:val="006F7D88"/>
    <w:rsid w:val="00706073"/>
    <w:rsid w:val="007B35F8"/>
    <w:rsid w:val="008329A9"/>
    <w:rsid w:val="00834354"/>
    <w:rsid w:val="008537FE"/>
    <w:rsid w:val="00896527"/>
    <w:rsid w:val="008F3B85"/>
    <w:rsid w:val="0090431D"/>
    <w:rsid w:val="00960C57"/>
    <w:rsid w:val="00967D88"/>
    <w:rsid w:val="009E1CE9"/>
    <w:rsid w:val="00A317D5"/>
    <w:rsid w:val="00A44817"/>
    <w:rsid w:val="00A46F88"/>
    <w:rsid w:val="00A56D1B"/>
    <w:rsid w:val="00A70638"/>
    <w:rsid w:val="00B12F70"/>
    <w:rsid w:val="00B24045"/>
    <w:rsid w:val="00B31E9C"/>
    <w:rsid w:val="00B933C4"/>
    <w:rsid w:val="00BB3416"/>
    <w:rsid w:val="00BB5314"/>
    <w:rsid w:val="00C648BE"/>
    <w:rsid w:val="00C67F7C"/>
    <w:rsid w:val="00CD02A7"/>
    <w:rsid w:val="00D85622"/>
    <w:rsid w:val="00DA6021"/>
    <w:rsid w:val="00DB40D9"/>
    <w:rsid w:val="00DD04FE"/>
    <w:rsid w:val="00E11951"/>
    <w:rsid w:val="00E443D4"/>
    <w:rsid w:val="00E94FD6"/>
    <w:rsid w:val="00F00841"/>
    <w:rsid w:val="00F00B43"/>
    <w:rsid w:val="00F23A28"/>
    <w:rsid w:val="00F513A5"/>
    <w:rsid w:val="00F66117"/>
    <w:rsid w:val="00FC4E40"/>
    <w:rsid w:val="00FF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08987"/>
  <w15:chartTrackingRefBased/>
  <w15:docId w15:val="{FC644F2F-4992-4B6E-962E-6491EED76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3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3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3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3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3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3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3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3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3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3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3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3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33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33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33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33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33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33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3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3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3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3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3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33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33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33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3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33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33C4"/>
    <w:rPr>
      <w:b/>
      <w:bCs/>
      <w:smallCaps/>
      <w:color w:val="0F4761" w:themeColor="accent1" w:themeShade="BF"/>
      <w:spacing w:val="5"/>
    </w:rPr>
  </w:style>
  <w:style w:type="paragraph" w:styleId="Revisin">
    <w:name w:val="Revision"/>
    <w:hidden/>
    <w:uiPriority w:val="99"/>
    <w:semiHidden/>
    <w:rsid w:val="00A44817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A448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4481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4481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448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44817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A4481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48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B4A3C70E4F2746BB2D15934C30A828" ma:contentTypeVersion="4" ma:contentTypeDescription="Create a new document." ma:contentTypeScope="" ma:versionID="25f2047effdb520b9af0e5d7ee6088b8">
  <xsd:schema xmlns:xsd="http://www.w3.org/2001/XMLSchema" xmlns:xs="http://www.w3.org/2001/XMLSchema" xmlns:p="http://schemas.microsoft.com/office/2006/metadata/properties" xmlns:ns3="657160c4-7f50-46e1-8b07-e0962cabf281" targetNamespace="http://schemas.microsoft.com/office/2006/metadata/properties" ma:root="true" ma:fieldsID="d29120913d3ee604c92529bfe5a3a54a" ns3:_="">
    <xsd:import namespace="657160c4-7f50-46e1-8b07-e0962cabf28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7160c4-7f50-46e1-8b07-e0962cabf2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55BF3C-2117-418B-A279-D7A80001CE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7160c4-7f50-46e1-8b07-e0962cabf2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0DD1DC-60F9-44E1-8120-FF307487D9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4FB1C9D-3048-4F27-BED8-81CA59BBA5E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1785</Words>
  <Characters>10730</Characters>
  <Application>Microsoft Office Word</Application>
  <DocSecurity>0</DocSecurity>
  <Lines>357</Lines>
  <Paragraphs>133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 Sanchez Gomez</dc:creator>
  <cp:keywords/>
  <dc:description/>
  <cp:lastModifiedBy>Jose A Sanchez Gomez</cp:lastModifiedBy>
  <cp:revision>2</cp:revision>
  <dcterms:created xsi:type="dcterms:W3CDTF">2026-03-12T00:58:00Z</dcterms:created>
  <dcterms:modified xsi:type="dcterms:W3CDTF">2026-03-12T00:58:00Z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0x0101006AB4A3C70E4F2746BB2D15934C30A828</vt:lpwstr>
  </property>
</Properties>
</file>